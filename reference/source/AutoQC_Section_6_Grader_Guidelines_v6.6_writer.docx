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Rule="auto"/>
        <w:rPr/>
      </w:pPr>
      <w:sdt>
        <w:sdtPr>
          <w:id w:val="-375801920"/>
          <w:tag w:val="goog_rdk_1"/>
        </w:sdtPr>
        <w:sdtContent>
          <w:ins w:author="[EXP] Christopher V" w:id="0" w:date="2026-06-05T17:20:05Z"/>
          <w:sdt>
            <w:sdtPr>
              <w:id w:val="-1031317460"/>
              <w:tag w:val="goog_rdk_2"/>
            </w:sdtPr>
            <w:sdtContent>
              <w:ins w:author="[EXP] Christopher V" w:id="0" w:date="2026-06-05T17:20:05Z">
                <w:r w:rsidDel="00000000" w:rsidR="00000000" w:rsidRPr="00000000">
                  <w:rPr>
                    <w:b w:val="1"/>
                    <w:bCs w:val="1"/>
                    <w:color w:val="4472c4"/>
                    <w:sz w:val="36"/>
                    <w:szCs w:val="36"/>
                    <w:rtl w:val="0"/>
                    <w:rPrChange w:author="[EXP] Christopher V" w:id="1" w:date="2026-06-05T17:20:05Z">
                      <w:rPr>
                        <w:rFonts w:ascii="Arial" w:cs="Arial" w:eastAsia="Arial" w:hAnsi="Arial"/>
                        <w:b w:val="0"/>
                        <w:bCs w:val="0"/>
                        <w:i w:val="0"/>
                        <w:iCs w:val="0"/>
                        <w:smallCaps w:val="0"/>
                        <w:strike w:val="0"/>
                        <w:color w:val="000000"/>
                        <w:sz w:val="22"/>
                        <w:szCs w:val="22"/>
                        <w:u w:val="none"/>
                        <w:shd w:fill="auto" w:val="clear"/>
                        <w:vertAlign w:val="baseline"/>
                      </w:rPr>
                    </w:rPrChange>
                  </w:rPr>
                  <w:t xml:space="preserve"> </w:t>
                </w:r>
              </w:ins>
            </w:sdtContent>
          </w:sdt>
          <w:ins w:author="[EXP] Christopher V" w:id="0" w:date="2026-06-05T17:20:05Z"/>
        </w:sdtContent>
      </w:sdt>
      <w:r w:rsidDel="00000000" w:rsidR="00000000" w:rsidRPr="00000000">
        <w:rPr>
          <w:b w:val="1"/>
          <w:bCs w:val="1"/>
          <w:color w:val="4472c4"/>
          <w:sz w:val="36"/>
          <w:szCs w:val="36"/>
          <w:rtl w:val="0"/>
        </w:rPr>
        <w:t xml:space="preserve">Section 6. Grader Guidelines QC</w:t>
      </w:r>
      <w:r w:rsidDel="00000000" w:rsidR="00000000" w:rsidRPr="00000000">
        <w:rPr>
          <w:rtl w:val="0"/>
        </w:rPr>
      </w:r>
    </w:p>
    <w:p w:rsidR="00000000" w:rsidDel="00000000" w:rsidP="00000000" w:rsidRDefault="00000000" w:rsidRPr="00000000" w14:paraId="00000002">
      <w:pPr>
        <w:spacing w:after="40" w:before="0" w:lineRule="auto"/>
        <w:rPr/>
      </w:pPr>
      <w:r w:rsidDel="00000000" w:rsidR="00000000" w:rsidRPr="00000000">
        <w:rPr>
          <w:b w:val="0"/>
          <w:bCs w:val="0"/>
          <w:color w:val="808080"/>
          <w:rtl w:val="0"/>
        </w:rPr>
        <w:t xml:space="preserve">AutoQC Healthcare v6.6  |  revised 06/02/2026  (supersedes v6.5, v6.4, v6.3, v6.2, v6.1, v6.0, v5.1)</w:t>
      </w:r>
      <w:r w:rsidDel="00000000" w:rsidR="00000000" w:rsidRPr="00000000">
        <w:rPr>
          <w:rtl w:val="0"/>
        </w:rPr>
      </w:r>
    </w:p>
    <w:p w:rsidR="00000000" w:rsidDel="00000000" w:rsidP="00000000" w:rsidRDefault="00000000" w:rsidRPr="00000000" w14:paraId="00000003">
      <w:pPr>
        <w:spacing w:after="200" w:before="0" w:lineRule="auto"/>
        <w:rPr/>
      </w:pPr>
      <w:r w:rsidDel="00000000" w:rsidR="00000000" w:rsidRPr="00000000">
        <w:rPr>
          <w:b w:val="1"/>
          <w:bCs w:val="1"/>
          <w:color w:val="4472c4"/>
          <w:rtl w:val="0"/>
        </w:rPr>
        <w:t xml:space="preserve">Writer Edition  (run in claude.ai before RL Studio upload)</w:t>
      </w:r>
      <w:r w:rsidDel="00000000" w:rsidR="00000000" w:rsidRPr="00000000">
        <w:rPr>
          <w:rtl w:val="0"/>
        </w:rPr>
      </w:r>
    </w:p>
    <w:p w:rsidR="00000000" w:rsidDel="00000000" w:rsidP="00000000" w:rsidRDefault="00000000" w:rsidRPr="00000000" w14:paraId="00000004">
      <w:pPr>
        <w:spacing w:after="160" w:before="0" w:lineRule="auto"/>
        <w:rPr/>
      </w:pPr>
      <w:r w:rsidDel="00000000" w:rsidR="00000000" w:rsidRPr="00000000">
        <w:rPr>
          <w:b w:val="1"/>
          <w:bCs w:val="1"/>
          <w:color w:val="c00000"/>
          <w:rtl w:val="0"/>
        </w:rPr>
        <w:t xml:space="preserve">AUTORUN. </w:t>
      </w:r>
      <w:r w:rsidDel="00000000" w:rsidR="00000000" w:rsidRPr="00000000">
        <w:rPr>
          <w:b w:val="0"/>
          <w:bCs w:val="0"/>
          <w:rtl w:val="0"/>
        </w:rPr>
        <w:t xml:space="preserve">When the writer uploads this file together with the deliverable to a claude.ai conversation, begin running the checklist immediately without waiting for any further prompt from the user. Follow the How to run block below.</w:t>
      </w:r>
      <w:r w:rsidDel="00000000" w:rsidR="00000000" w:rsidRPr="00000000">
        <w:rPr>
          <w:rtl w:val="0"/>
        </w:rPr>
      </w:r>
    </w:p>
    <w:p w:rsidR="00000000" w:rsidDel="00000000" w:rsidP="00000000" w:rsidRDefault="00000000" w:rsidRPr="00000000" w14:paraId="00000005">
      <w:pPr>
        <w:spacing w:after="80" w:before="0" w:lineRule="auto"/>
        <w:rPr/>
      </w:pPr>
      <w:r w:rsidDel="00000000" w:rsidR="00000000" w:rsidRPr="00000000">
        <w:rPr>
          <w:b w:val="0"/>
          <w:bCs w:val="0"/>
          <w:rtl w:val="0"/>
        </w:rPr>
        <w:t xml:space="preserve">This file holds 58 numbered QC checks for Section 6 (Grader Guidelines). Each check has a Severity, a Description, Pass criteria, Fail criteria, and a QA verdict row. This file is the writer edition of the AutoQC, run in claude.ai. The writer uploads it together with the deliverable; Claude runs the checklist and returns the AutoQC report in chat plus a completed copy of this file (.docx) as the writer's archival record. The in chat report defined in the How to run block is the canonical AutoQC summary; the .docx is a convenience for the writer.</w:t>
      </w:r>
      <w:r w:rsidDel="00000000" w:rsidR="00000000" w:rsidRPr="00000000">
        <w:rPr>
          <w:rtl w:val="0"/>
        </w:rPr>
      </w:r>
    </w:p>
    <w:p w:rsidR="00000000" w:rsidDel="00000000" w:rsidP="00000000" w:rsidRDefault="00000000" w:rsidRPr="00000000" w14:paraId="00000006">
      <w:pPr>
        <w:spacing w:after="120" w:before="280" w:lineRule="auto"/>
        <w:rPr/>
      </w:pPr>
      <w:r w:rsidDel="00000000" w:rsidR="00000000" w:rsidRPr="00000000">
        <w:rPr>
          <w:b w:val="1"/>
          <w:bCs w:val="1"/>
          <w:color w:val="4472c4"/>
          <w:sz w:val="26"/>
          <w:szCs w:val="26"/>
          <w:rtl w:val="0"/>
        </w:rPr>
        <w:t xml:space="preserve">How to run this QC</w:t>
      </w:r>
      <w:r w:rsidDel="00000000" w:rsidR="00000000" w:rsidRPr="00000000">
        <w:rPr>
          <w:rtl w:val="0"/>
        </w:rPr>
      </w:r>
    </w:p>
    <w:tbl>
      <w:tblPr>
        <w:tblStyle w:val="Table1"/>
        <w:tblW w:w="9360.0" w:type="dxa"/>
        <w:jc w:val="center"/>
        <w:tblLayout w:type="fixed"/>
        <w:tblLook w:val="0400"/>
      </w:tblPr>
      <w:tblGrid>
        <w:gridCol w:w="9360"/>
        <w:tblGridChange w:id="0">
          <w:tblGrid>
            <w:gridCol w:w="9360"/>
          </w:tblGrid>
        </w:tblGridChange>
      </w:tblGrid>
      <w:tr>
        <w:trPr>
          <w:cantSplit w:val="0"/>
          <w:tblHeader w:val="0"/>
        </w:trPr>
        <w:tc>
          <w:tcPr>
            <w:shd w:fill="f3f3f3" w:val="clear"/>
            <w:tcMar>
              <w:top w:w="120.0" w:type="dxa"/>
              <w:left w:w="120.0" w:type="dxa"/>
              <w:bottom w:w="120.0" w:type="dxa"/>
              <w:right w:w="120.0" w:type="dxa"/>
            </w:tcMar>
          </w:tcPr>
          <w:p w:rsidR="00000000" w:rsidDel="00000000" w:rsidP="00000000" w:rsidRDefault="00000000" w:rsidRPr="00000000" w14:paraId="00000007">
            <w:pPr>
              <w:spacing w:after="60" w:lineRule="auto"/>
              <w:rPr/>
            </w:pPr>
            <w:r w:rsidDel="00000000" w:rsidR="00000000" w:rsidRPr="00000000">
              <w:rPr>
                <w:b w:val="1"/>
                <w:bCs w:val="1"/>
                <w:rtl w:val="0"/>
              </w:rPr>
              <w:t xml:space="preserve">Begin running this checklist now.</w:t>
            </w:r>
            <w:r w:rsidDel="00000000" w:rsidR="00000000" w:rsidRPr="00000000">
              <w:rPr>
                <w:b w:val="0"/>
                <w:bCs w:val="0"/>
                <w:rtl w:val="0"/>
              </w:rPr>
              <w:t xml:space="preserve"> You are a senior clinical QC reviewer for Project Sanctum. This file is the writer edition of the AutoQC, run in claude.ai. When the writer uploads this file together with the deliverable, run the QC immediately, without waiting for any further instruction from the user. The message 'run the autoqc', any other message, or no message at all is sufficient to trigger the run.</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b w:val="0"/>
                <w:bCs w:val="0"/>
                <w:rtl w:val="0"/>
              </w:rPr>
              <w:t xml:space="preserve">Read the artifact in full, then work through every numbered check in order, comparing the artifact against the Pass and Fail criteria and applying the Verdict conventions.</w:t>
            </w:r>
            <w:r w:rsidDel="00000000" w:rsidR="00000000" w:rsidRPr="00000000">
              <w:rPr>
                <w:rtl w:val="0"/>
              </w:rPr>
            </w:r>
          </w:p>
          <w:p w:rsidR="00000000" w:rsidDel="00000000" w:rsidP="00000000" w:rsidRDefault="00000000" w:rsidRPr="00000000" w14:paraId="00000009">
            <w:pPr>
              <w:spacing w:after="60" w:lineRule="auto"/>
              <w:rPr/>
            </w:pPr>
            <w:r w:rsidDel="00000000" w:rsidR="00000000" w:rsidRPr="00000000">
              <w:rPr>
                <w:b w:val="0"/>
                <w:bCs w:val="0"/>
                <w:rtl w:val="0"/>
              </w:rPr>
              <w:t xml:space="preserve">When every check has a verdict, return BOTH outputs. First, an AutoQC report in chat using the format below; this is the canonical AutoQC summary. Second, a completed copy of this checklist as a .docx with the QA verdict row filled in for every numbered check and the Reviewer summary completed; this is the writer's archival record.</w:t>
            </w:r>
            <w:r w:rsidDel="00000000" w:rsidR="00000000" w:rsidRPr="00000000">
              <w:rPr>
                <w:rtl w:val="0"/>
              </w:rPr>
            </w:r>
          </w:p>
          <w:p w:rsidR="00000000" w:rsidDel="00000000" w:rsidP="00000000" w:rsidRDefault="00000000" w:rsidRPr="00000000" w14:paraId="0000000A">
            <w:pPr>
              <w:spacing w:after="60" w:lineRule="auto"/>
              <w:rPr/>
            </w:pPr>
            <w:r w:rsidDel="00000000" w:rsidR="00000000" w:rsidRPr="00000000">
              <w:rPr>
                <w:b w:val="1"/>
                <w:bCs w:val="1"/>
                <w:rtl w:val="0"/>
              </w:rPr>
              <w:t xml:space="preserve">AutoQC report format (use these exact section headers, in this order):</w:t>
            </w:r>
            <w:r w:rsidDel="00000000" w:rsidR="00000000" w:rsidRPr="00000000">
              <w:rPr>
                <w:rtl w:val="0"/>
              </w:rPr>
            </w:r>
          </w:p>
          <w:p w:rsidR="00000000" w:rsidDel="00000000" w:rsidP="00000000" w:rsidRDefault="00000000" w:rsidRPr="00000000" w14:paraId="0000000B">
            <w:pPr>
              <w:spacing w:after="60" w:lineRule="auto"/>
              <w:rPr/>
            </w:pPr>
            <w:r w:rsidDel="00000000" w:rsidR="00000000" w:rsidRPr="00000000">
              <w:rPr>
                <w:b w:val="0"/>
                <w:bCs w:val="0"/>
                <w:rtl w:val="0"/>
              </w:rPr>
              <w:t xml:space="preserve">  -  </w:t>
            </w:r>
            <w:r w:rsidDel="00000000" w:rsidR="00000000" w:rsidRPr="00000000">
              <w:rPr>
                <w:b w:val="1"/>
                <w:bCs w:val="1"/>
                <w:rtl w:val="0"/>
              </w:rPr>
              <w:t xml:space="preserve">AutoQC Report  -  Section 6 Grader Guidelines</w:t>
            </w:r>
            <w:r w:rsidDel="00000000" w:rsidR="00000000" w:rsidRPr="00000000">
              <w:rPr>
                <w:b w:val="0"/>
                <w:bCs w:val="0"/>
                <w:rtl w:val="0"/>
              </w:rPr>
              <w:t xml:space="preserve">  (with artifact name and date on the next line)</w:t>
            </w:r>
            <w:r w:rsidDel="00000000" w:rsidR="00000000" w:rsidRPr="00000000">
              <w:rPr>
                <w:rtl w:val="0"/>
              </w:rPr>
            </w:r>
          </w:p>
          <w:p w:rsidR="00000000" w:rsidDel="00000000" w:rsidP="00000000" w:rsidRDefault="00000000" w:rsidRPr="00000000" w14:paraId="0000000C">
            <w:pPr>
              <w:spacing w:after="60" w:lineRule="auto"/>
              <w:rPr/>
            </w:pPr>
            <w:r w:rsidDel="00000000" w:rsidR="00000000" w:rsidRPr="00000000">
              <w:rPr>
                <w:b w:val="0"/>
                <w:bCs w:val="0"/>
                <w:rtl w:val="0"/>
              </w:rPr>
              <w:t xml:space="preserve">  -  </w:t>
            </w:r>
            <w:r w:rsidDel="00000000" w:rsidR="00000000" w:rsidRPr="00000000">
              <w:rPr>
                <w:b w:val="1"/>
                <w:bCs w:val="1"/>
                <w:rtl w:val="0"/>
              </w:rPr>
              <w:t xml:space="preserve">Overall outcome:</w:t>
            </w:r>
            <w:r w:rsidDel="00000000" w:rsidR="00000000" w:rsidRPr="00000000">
              <w:rPr>
                <w:b w:val="0"/>
                <w:bCs w:val="0"/>
                <w:rtl w:val="0"/>
              </w:rPr>
              <w:t xml:space="preserve"> PASS or SEND BACK</w:t>
            </w:r>
            <w:r w:rsidDel="00000000" w:rsidR="00000000" w:rsidRPr="00000000">
              <w:rPr>
                <w:rtl w:val="0"/>
              </w:rPr>
            </w:r>
          </w:p>
          <w:p w:rsidR="00000000" w:rsidDel="00000000" w:rsidP="00000000" w:rsidRDefault="00000000" w:rsidRPr="00000000" w14:paraId="0000000D">
            <w:pPr>
              <w:spacing w:after="60" w:lineRule="auto"/>
              <w:rPr/>
            </w:pPr>
            <w:r w:rsidDel="00000000" w:rsidR="00000000" w:rsidRPr="00000000">
              <w:rPr>
                <w:b w:val="0"/>
                <w:bCs w:val="0"/>
                <w:rtl w:val="0"/>
              </w:rPr>
              <w:t xml:space="preserve">  -  </w:t>
            </w:r>
            <w:r w:rsidDel="00000000" w:rsidR="00000000" w:rsidRPr="00000000">
              <w:rPr>
                <w:b w:val="1"/>
                <w:bCs w:val="1"/>
                <w:rtl w:val="0"/>
              </w:rPr>
              <w:t xml:space="preserve">Failing checks (severity ordered):</w:t>
            </w:r>
            <w:r w:rsidDel="00000000" w:rsidR="00000000" w:rsidRPr="00000000">
              <w:rPr>
                <w:b w:val="0"/>
                <w:bCs w:val="0"/>
                <w:rtl w:val="0"/>
              </w:rPr>
              <w:t xml:space="preserve"> Blockers first, then Majors, then Minors. Each entry has the check number, a one line finding, and a concrete action plan for the writer.</w:t>
            </w:r>
            <w:r w:rsidDel="00000000" w:rsidR="00000000" w:rsidRPr="00000000">
              <w:rPr>
                <w:rtl w:val="0"/>
              </w:rPr>
            </w:r>
          </w:p>
          <w:p w:rsidR="00000000" w:rsidDel="00000000" w:rsidP="00000000" w:rsidRDefault="00000000" w:rsidRPr="00000000" w14:paraId="0000000E">
            <w:pPr>
              <w:spacing w:after="60" w:lineRule="auto"/>
              <w:rPr/>
            </w:pPr>
            <w:r w:rsidDel="00000000" w:rsidR="00000000" w:rsidRPr="00000000">
              <w:rPr>
                <w:b w:val="0"/>
                <w:bCs w:val="0"/>
                <w:rtl w:val="0"/>
              </w:rPr>
              <w:t xml:space="preserve">  -  </w:t>
            </w:r>
            <w:r w:rsidDel="00000000" w:rsidR="00000000" w:rsidRPr="00000000">
              <w:rPr>
                <w:b w:val="1"/>
                <w:bCs w:val="1"/>
                <w:rtl w:val="0"/>
              </w:rPr>
              <w:t xml:space="preserve">N/A verdicts:</w:t>
            </w:r>
            <w:r w:rsidDel="00000000" w:rsidR="00000000" w:rsidRPr="00000000">
              <w:rPr>
                <w:b w:val="0"/>
                <w:bCs w:val="0"/>
                <w:rtl w:val="0"/>
              </w:rPr>
              <w:t xml:space="preserve"> check number and the reason. Cite the Common N/A patterns block when applicable; outside that list, write a one line structural inapplicability justification.</w:t>
            </w:r>
            <w:r w:rsidDel="00000000" w:rsidR="00000000" w:rsidRPr="00000000">
              <w:rPr>
                <w:rtl w:val="0"/>
              </w:rPr>
            </w:r>
          </w:p>
          <w:p w:rsidR="00000000" w:rsidDel="00000000" w:rsidP="00000000" w:rsidRDefault="00000000" w:rsidRPr="00000000" w14:paraId="0000000F">
            <w:pPr>
              <w:spacing w:after="60" w:lineRule="auto"/>
              <w:rPr/>
            </w:pPr>
            <w:r w:rsidDel="00000000" w:rsidR="00000000" w:rsidRPr="00000000">
              <w:rPr>
                <w:b w:val="0"/>
                <w:bCs w:val="0"/>
                <w:rtl w:val="0"/>
              </w:rPr>
              <w:t xml:space="preserve">  -  </w:t>
            </w:r>
            <w:r w:rsidDel="00000000" w:rsidR="00000000" w:rsidRPr="00000000">
              <w:rPr>
                <w:b w:val="1"/>
                <w:bCs w:val="1"/>
                <w:rtl w:val="0"/>
              </w:rPr>
              <w:t xml:space="preserve">Pass verdicts:</w:t>
            </w:r>
            <w:r w:rsidDel="00000000" w:rsidR="00000000" w:rsidRPr="00000000">
              <w:rPr>
                <w:b w:val="0"/>
                <w:bCs w:val="0"/>
                <w:rtl w:val="0"/>
              </w:rPr>
              <w:t xml:space="preserve"> comma separated list of the check numbers that passed. This closes the audit so every numbered check is accounted for.</w:t>
            </w:r>
            <w:r w:rsidDel="00000000" w:rsidR="00000000" w:rsidRPr="00000000">
              <w:rPr>
                <w:rtl w:val="0"/>
              </w:rPr>
            </w:r>
          </w:p>
          <w:p w:rsidR="00000000" w:rsidDel="00000000" w:rsidP="00000000" w:rsidRDefault="00000000" w:rsidRPr="00000000" w14:paraId="00000010">
            <w:pPr>
              <w:spacing w:after="60" w:lineRule="auto"/>
              <w:rPr/>
            </w:pPr>
            <w:r w:rsidDel="00000000" w:rsidR="00000000" w:rsidRPr="00000000">
              <w:rPr>
                <w:b w:val="0"/>
                <w:bCs w:val="0"/>
                <w:rtl w:val="0"/>
              </w:rPr>
              <w:t xml:space="preserve">  -  </w:t>
            </w:r>
            <w:r w:rsidDel="00000000" w:rsidR="00000000" w:rsidRPr="00000000">
              <w:rPr>
                <w:b w:val="1"/>
                <w:bCs w:val="1"/>
                <w:rtl w:val="0"/>
              </w:rPr>
              <w:t xml:space="preserve">Reviewer summary:</w:t>
            </w:r>
            <w:r w:rsidDel="00000000" w:rsidR="00000000" w:rsidRPr="00000000">
              <w:rPr>
                <w:b w:val="0"/>
                <w:bCs w:val="0"/>
                <w:rtl w:val="0"/>
              </w:rPr>
              <w:t xml:space="preserve"> every field from the Reviewer summary block, completed.</w:t>
            </w:r>
            <w:r w:rsidDel="00000000" w:rsidR="00000000" w:rsidRPr="00000000">
              <w:rPr>
                <w:rtl w:val="0"/>
              </w:rPr>
            </w:r>
          </w:p>
          <w:p w:rsidR="00000000" w:rsidDel="00000000" w:rsidP="00000000" w:rsidRDefault="00000000" w:rsidRPr="00000000" w14:paraId="00000011">
            <w:pPr>
              <w:spacing w:after="60" w:lineRule="auto"/>
              <w:rPr/>
            </w:pPr>
            <w:r w:rsidDel="00000000" w:rsidR="00000000" w:rsidRPr="00000000">
              <w:rPr>
                <w:b w:val="0"/>
                <w:bCs w:val="0"/>
                <w:rtl w:val="0"/>
              </w:rPr>
              <w:t xml:space="preserve">This section runs per task, not for the world as a whole. Run the full checklist once for each task and return one report per task with the task name in the header line.</w:t>
            </w:r>
            <w:r w:rsidDel="00000000" w:rsidR="00000000" w:rsidRPr="00000000">
              <w:rPr>
                <w:rtl w:val="0"/>
              </w:rPr>
            </w:r>
          </w:p>
        </w:tc>
      </w:tr>
    </w:tbl>
    <w:p w:rsidR="00000000" w:rsidDel="00000000" w:rsidP="00000000" w:rsidRDefault="00000000" w:rsidRPr="00000000" w14:paraId="00000012">
      <w:pPr>
        <w:spacing w:after="120" w:before="280" w:lineRule="auto"/>
        <w:rPr/>
      </w:pPr>
      <w:r w:rsidDel="00000000" w:rsidR="00000000" w:rsidRPr="00000000">
        <w:rPr>
          <w:b w:val="1"/>
          <w:bCs w:val="1"/>
          <w:color w:val="4472c4"/>
          <w:sz w:val="26"/>
          <w:szCs w:val="26"/>
          <w:rtl w:val="0"/>
        </w:rPr>
        <w:t xml:space="preserve">What to upload with this file</w:t>
      </w:r>
      <w:r w:rsidDel="00000000" w:rsidR="00000000" w:rsidRPr="00000000">
        <w:rPr>
          <w:rtl w:val="0"/>
        </w:rPr>
      </w:r>
    </w:p>
    <w:tbl>
      <w:tblPr>
        <w:tblStyle w:val="Table2"/>
        <w:tblW w:w="9360.0" w:type="dxa"/>
        <w:jc w:val="center"/>
        <w:tblLayout w:type="fixed"/>
        <w:tblLook w:val="0400"/>
      </w:tblPr>
      <w:tblGrid>
        <w:gridCol w:w="9360"/>
        <w:tblGridChange w:id="0">
          <w:tblGrid>
            <w:gridCol w:w="9360"/>
          </w:tblGrid>
        </w:tblGridChange>
      </w:tblGrid>
      <w:tr>
        <w:trPr>
          <w:cantSplit w:val="0"/>
          <w:tblHeader w:val="0"/>
        </w:trPr>
        <w:tc>
          <w:tcPr>
            <w:shd w:fill="f3f3f3" w:val="clear"/>
            <w:tcMar>
              <w:top w:w="120.0" w:type="dxa"/>
              <w:left w:w="120.0" w:type="dxa"/>
              <w:bottom w:w="120.0" w:type="dxa"/>
              <w:right w:w="120.0" w:type="dxa"/>
            </w:tcMar>
          </w:tcPr>
          <w:p w:rsidR="00000000" w:rsidDel="00000000" w:rsidP="00000000" w:rsidRDefault="00000000" w:rsidRPr="00000000" w14:paraId="00000013">
            <w:pPr>
              <w:spacing w:after="60" w:lineRule="auto"/>
              <w:rPr/>
            </w:pPr>
            <w:r w:rsidDel="00000000" w:rsidR="00000000" w:rsidRPr="00000000">
              <w:rPr>
                <w:b w:val="1"/>
                <w:bCs w:val="1"/>
                <w:rtl w:val="0"/>
              </w:rPr>
              <w:t xml:space="preserve">What the writer uploads with this file:</w:t>
            </w:r>
            <w:r w:rsidDel="00000000" w:rsidR="00000000" w:rsidRPr="00000000">
              <w:rPr>
                <w:rtl w:val="0"/>
              </w:rPr>
            </w:r>
          </w:p>
          <w:p w:rsidR="00000000" w:rsidDel="00000000" w:rsidP="00000000" w:rsidRDefault="00000000" w:rsidRPr="00000000" w14:paraId="00000014">
            <w:pPr>
              <w:spacing w:after="60" w:lineRule="auto"/>
              <w:rPr/>
            </w:pPr>
            <w:r w:rsidDel="00000000" w:rsidR="00000000" w:rsidRPr="00000000">
              <w:rPr>
                <w:b w:val="0"/>
                <w:bCs w:val="0"/>
                <w:rtl w:val="0"/>
              </w:rPr>
              <w:t xml:space="preserve">  -  the grader guidelines under review</w:t>
            </w:r>
            <w:r w:rsidDel="00000000" w:rsidR="00000000" w:rsidRPr="00000000">
              <w:rPr>
                <w:rtl w:val="0"/>
              </w:rPr>
            </w:r>
          </w:p>
          <w:p w:rsidR="00000000" w:rsidDel="00000000" w:rsidP="00000000" w:rsidRDefault="00000000" w:rsidRPr="00000000" w14:paraId="00000015">
            <w:pPr>
              <w:spacing w:after="60" w:lineRule="auto"/>
              <w:rPr/>
            </w:pPr>
            <w:r w:rsidDel="00000000" w:rsidR="00000000" w:rsidRPr="00000000">
              <w:rPr>
                <w:b w:val="0"/>
                <w:bCs w:val="0"/>
                <w:rtl w:val="0"/>
              </w:rPr>
              <w:t xml:space="preserve">  -  its golden response</w:t>
            </w:r>
            <w:r w:rsidDel="00000000" w:rsidR="00000000" w:rsidRPr="00000000">
              <w:rPr>
                <w:rtl w:val="0"/>
              </w:rPr>
            </w:r>
          </w:p>
          <w:p w:rsidR="00000000" w:rsidDel="00000000" w:rsidP="00000000" w:rsidRDefault="00000000" w:rsidRPr="00000000" w14:paraId="00000016">
            <w:pPr>
              <w:spacing w:after="60" w:lineRule="auto"/>
              <w:rPr/>
            </w:pPr>
            <w:r w:rsidDel="00000000" w:rsidR="00000000" w:rsidRPr="00000000">
              <w:rPr>
                <w:b w:val="0"/>
                <w:bCs w:val="0"/>
                <w:rtl w:val="0"/>
              </w:rPr>
              <w:t xml:space="preserve">  -  its task prompt</w:t>
            </w:r>
            <w:r w:rsidDel="00000000" w:rsidR="00000000" w:rsidRPr="00000000">
              <w:rPr>
                <w:rtl w:val="0"/>
              </w:rPr>
            </w:r>
          </w:p>
          <w:p w:rsidR="00000000" w:rsidDel="00000000" w:rsidP="00000000" w:rsidRDefault="00000000" w:rsidRPr="00000000" w14:paraId="00000017">
            <w:pPr>
              <w:spacing w:after="60" w:lineRule="auto"/>
              <w:rPr/>
            </w:pPr>
            <w:r w:rsidDel="00000000" w:rsidR="00000000" w:rsidRPr="00000000">
              <w:rPr>
                <w:b w:val="0"/>
                <w:bCs w:val="0"/>
                <w:rtl w:val="0"/>
              </w:rPr>
              <w:t xml:space="preserve">  -  the world files (as a zip or individually)</w:t>
            </w:r>
            <w:r w:rsidDel="00000000" w:rsidR="00000000" w:rsidRPr="00000000">
              <w:rPr>
                <w:rtl w:val="0"/>
              </w:rPr>
            </w:r>
          </w:p>
          <w:p w:rsidR="00000000" w:rsidDel="00000000" w:rsidP="00000000" w:rsidRDefault="00000000" w:rsidRPr="00000000" w14:paraId="00000018">
            <w:pPr>
              <w:spacing w:after="60" w:lineRule="auto"/>
              <w:rPr/>
            </w:pPr>
            <w:r w:rsidDel="00000000" w:rsidR="00000000" w:rsidRPr="00000000">
              <w:rPr>
                <w:b w:val="0"/>
                <w:bCs w:val="0"/>
                <w:rtl w:val="0"/>
              </w:rPr>
              <w:t xml:space="preserve">  -  task-level files (if any)</w:t>
            </w:r>
            <w:r w:rsidDel="00000000" w:rsidR="00000000" w:rsidRPr="00000000">
              <w:rPr>
                <w:rtl w:val="0"/>
              </w:rPr>
            </w:r>
          </w:p>
          <w:p w:rsidR="00000000" w:rsidDel="00000000" w:rsidP="00000000" w:rsidRDefault="00000000" w:rsidRPr="00000000" w14:paraId="00000019">
            <w:pPr>
              <w:spacing w:after="60" w:lineRule="auto"/>
              <w:rPr/>
            </w:pPr>
            <w:r w:rsidDel="00000000" w:rsidR="00000000" w:rsidRPr="00000000">
              <w:rPr>
                <w:b w:val="0"/>
                <w:bCs w:val="0"/>
                <w:rtl w:val="0"/>
              </w:rPr>
              <w:t xml:space="preserve">  -  the approved world spec (.docx)</w:t>
            </w:r>
            <w:r w:rsidDel="00000000" w:rsidR="00000000" w:rsidRPr="00000000">
              <w:rPr>
                <w:rtl w:val="0"/>
              </w:rPr>
            </w:r>
          </w:p>
          <w:p w:rsidR="00000000" w:rsidDel="00000000" w:rsidP="00000000" w:rsidRDefault="00000000" w:rsidRPr="00000000" w14:paraId="0000001A">
            <w:pPr>
              <w:spacing w:after="60" w:lineRule="auto"/>
              <w:rPr/>
            </w:pPr>
            <w:r w:rsidDel="00000000" w:rsidR="00000000" w:rsidRPr="00000000">
              <w:rPr>
                <w:b w:val="0"/>
                <w:bCs w:val="0"/>
                <w:rtl w:val="0"/>
              </w:rPr>
              <w:t xml:space="preserve">The QC cannot be run without the deliverable.</w:t>
            </w:r>
            <w:r w:rsidDel="00000000" w:rsidR="00000000" w:rsidRPr="00000000">
              <w:rPr>
                <w:rtl w:val="0"/>
              </w:rPr>
            </w:r>
          </w:p>
        </w:tc>
      </w:tr>
    </w:tbl>
    <w:p w:rsidR="00000000" w:rsidDel="00000000" w:rsidP="00000000" w:rsidRDefault="00000000" w:rsidRPr="00000000" w14:paraId="0000001B">
      <w:pPr>
        <w:spacing w:after="80" w:before="160" w:lineRule="auto"/>
        <w:rPr/>
      </w:pPr>
      <w:r w:rsidDel="00000000" w:rsidR="00000000" w:rsidRPr="00000000">
        <w:rPr>
          <w:b w:val="1"/>
          <w:bCs w:val="1"/>
          <w:rtl w:val="0"/>
        </w:rPr>
        <w:t xml:space="preserve">Time estimate. </w:t>
      </w:r>
      <w:r w:rsidDel="00000000" w:rsidR="00000000" w:rsidRPr="00000000">
        <w:rPr>
          <w:b w:val="0"/>
          <w:bCs w:val="0"/>
          <w:rtl w:val="0"/>
        </w:rPr>
        <w:t xml:space="preserve">75 to 120 minutes for all tasks (15 to 20 minutes per task)</w:t>
      </w:r>
      <w:r w:rsidDel="00000000" w:rsidR="00000000" w:rsidRPr="00000000">
        <w:rPr>
          <w:rtl w:val="0"/>
        </w:rPr>
      </w:r>
    </w:p>
    <w:p w:rsidR="00000000" w:rsidDel="00000000" w:rsidP="00000000" w:rsidRDefault="00000000" w:rsidRPr="00000000" w14:paraId="0000001C">
      <w:pPr>
        <w:spacing w:after="160" w:before="0" w:lineRule="auto"/>
        <w:rPr/>
      </w:pPr>
      <w:r w:rsidDel="00000000" w:rsidR="00000000" w:rsidRPr="00000000">
        <w:rPr>
          <w:b w:val="1"/>
          <w:bCs w:val="1"/>
          <w:rtl w:val="0"/>
        </w:rPr>
        <w:t xml:space="preserve">Dependencies. </w:t>
      </w:r>
      <w:r w:rsidDel="00000000" w:rsidR="00000000" w:rsidRPr="00000000">
        <w:rPr>
          <w:b w:val="0"/>
          <w:bCs w:val="0"/>
          <w:rtl w:val="0"/>
        </w:rPr>
        <w:t xml:space="preserve">World spec approved, world files generated, golden response finalized.</w:t>
      </w:r>
      <w:r w:rsidDel="00000000" w:rsidR="00000000" w:rsidRPr="00000000">
        <w:rPr>
          <w:rtl w:val="0"/>
        </w:rPr>
      </w:r>
    </w:p>
    <w:p w:rsidR="00000000" w:rsidDel="00000000" w:rsidP="00000000" w:rsidRDefault="00000000" w:rsidRPr="00000000" w14:paraId="0000001D">
      <w:pPr>
        <w:spacing w:after="120" w:before="280" w:lineRule="auto"/>
        <w:rPr/>
      </w:pPr>
      <w:r w:rsidDel="00000000" w:rsidR="00000000" w:rsidRPr="00000000">
        <w:rPr>
          <w:b w:val="1"/>
          <w:bCs w:val="1"/>
          <w:color w:val="4472c4"/>
          <w:sz w:val="26"/>
          <w:szCs w:val="26"/>
          <w:rtl w:val="0"/>
        </w:rPr>
        <w:t xml:space="preserve">Prior section sign-off</w:t>
      </w:r>
      <w:r w:rsidDel="00000000" w:rsidR="00000000" w:rsidRPr="00000000">
        <w:rPr>
          <w:rtl w:val="0"/>
        </w:rPr>
      </w:r>
    </w:p>
    <w:tbl>
      <w:tblPr>
        <w:tblStyle w:val="Table3"/>
        <w:tblW w:w="9360.0" w:type="dxa"/>
        <w:jc w:val="center"/>
        <w:tblLayout w:type="fixed"/>
        <w:tblLook w:val="0400"/>
      </w:tblPr>
      <w:tblGrid>
        <w:gridCol w:w="9360"/>
        <w:tblGridChange w:id="0">
          <w:tblGrid>
            <w:gridCol w:w="9360"/>
          </w:tblGrid>
        </w:tblGridChange>
      </w:tblGrid>
      <w:tr>
        <w:trPr>
          <w:cantSplit w:val="0"/>
          <w:tblHeader w:val="0"/>
        </w:trPr>
        <w:tc>
          <w:tcPr>
            <w:shd w:fill="f3f3f3" w:val="clear"/>
            <w:tcMar>
              <w:top w:w="120.0" w:type="dxa"/>
              <w:left w:w="120.0" w:type="dxa"/>
              <w:bottom w:w="120.0" w:type="dxa"/>
              <w:right w:w="120.0" w:type="dxa"/>
            </w:tcMar>
          </w:tcPr>
          <w:p w:rsidR="00000000" w:rsidDel="00000000" w:rsidP="00000000" w:rsidRDefault="00000000" w:rsidRPr="00000000" w14:paraId="0000001E">
            <w:pPr>
              <w:spacing w:after="60" w:lineRule="auto"/>
              <w:rPr/>
            </w:pPr>
            <w:r w:rsidDel="00000000" w:rsidR="00000000" w:rsidRPr="00000000">
              <w:rPr>
                <w:b w:val="0"/>
                <w:bCs w:val="0"/>
                <w:rtl w:val="0"/>
              </w:rPr>
              <w:t xml:space="preserve">Before starting, confirm the prior deliverable has been signed off: </w:t>
            </w:r>
            <w:r w:rsidDel="00000000" w:rsidR="00000000" w:rsidRPr="00000000">
              <w:rPr>
                <w:b w:val="1"/>
                <w:bCs w:val="1"/>
                <w:rtl w:val="0"/>
              </w:rPr>
              <w:t xml:space="preserve">the golden response</w:t>
            </w:r>
            <w:r w:rsidDel="00000000" w:rsidR="00000000" w:rsidRPr="00000000">
              <w:rPr>
                <w:b w:val="0"/>
                <w:bCs w:val="0"/>
                <w:rtl w:val="0"/>
              </w:rPr>
              <w:t xml:space="preserve"> must have passed AutoQC (</w:t>
            </w:r>
            <w:r w:rsidDel="00000000" w:rsidR="00000000" w:rsidRPr="00000000">
              <w:rPr>
                <w:b w:val="1"/>
                <w:bCs w:val="1"/>
                <w:rtl w:val="0"/>
              </w:rPr>
              <w:t xml:space="preserve">Section 5 (Golden Response)</w:t>
            </w:r>
            <w:r w:rsidDel="00000000" w:rsidR="00000000" w:rsidRPr="00000000">
              <w:rPr>
                <w:b w:val="0"/>
                <w:bCs w:val="0"/>
                <w:rtl w:val="0"/>
              </w:rPr>
              <w:t xml:space="preserve">). Record that sign-off in the Reviewer summary. Do not QC this section against an upstream artifact that has not been approved.</w:t>
            </w:r>
            <w:r w:rsidDel="00000000" w:rsidR="00000000" w:rsidRPr="00000000">
              <w:rPr>
                <w:rtl w:val="0"/>
              </w:rPr>
            </w:r>
          </w:p>
        </w:tc>
      </w:tr>
    </w:tbl>
    <w:p w:rsidR="00000000" w:rsidDel="00000000" w:rsidP="00000000" w:rsidRDefault="00000000" w:rsidRPr="00000000" w14:paraId="0000001F">
      <w:pPr>
        <w:spacing w:after="120" w:before="280" w:lineRule="auto"/>
        <w:rPr/>
      </w:pPr>
      <w:r w:rsidDel="00000000" w:rsidR="00000000" w:rsidRPr="00000000">
        <w:rPr>
          <w:b w:val="1"/>
          <w:bCs w:val="1"/>
          <w:color w:val="4472c4"/>
          <w:sz w:val="26"/>
          <w:szCs w:val="26"/>
          <w:rtl w:val="0"/>
        </w:rPr>
        <w:t xml:space="preserve">Verdict conventions</w:t>
      </w:r>
      <w:r w:rsidDel="00000000" w:rsidR="00000000" w:rsidRPr="00000000">
        <w:rPr>
          <w:rtl w:val="0"/>
        </w:rPr>
      </w:r>
    </w:p>
    <w:tbl>
      <w:tblPr>
        <w:tblStyle w:val="Table4"/>
        <w:tblW w:w="9360.0" w:type="dxa"/>
        <w:jc w:val="center"/>
        <w:tblLayout w:type="fixed"/>
        <w:tblLook w:val="0400"/>
      </w:tblPr>
      <w:tblGrid>
        <w:gridCol w:w="9360"/>
        <w:tblGridChange w:id="0">
          <w:tblGrid>
            <w:gridCol w:w="9360"/>
          </w:tblGrid>
        </w:tblGridChange>
      </w:tblGrid>
      <w:tr>
        <w:trPr>
          <w:cantSplit w:val="0"/>
          <w:tblHeader w:val="0"/>
        </w:trPr>
        <w:tc>
          <w:tcPr>
            <w:shd w:fill="f3f3f3" w:val="clear"/>
            <w:tcMar>
              <w:top w:w="120.0" w:type="dxa"/>
              <w:left w:w="120.0" w:type="dxa"/>
              <w:bottom w:w="120.0" w:type="dxa"/>
              <w:right w:w="120.0" w:type="dxa"/>
            </w:tcMar>
          </w:tcPr>
          <w:p w:rsidR="00000000" w:rsidDel="00000000" w:rsidP="00000000" w:rsidRDefault="00000000" w:rsidRPr="00000000" w14:paraId="00000020">
            <w:pPr>
              <w:spacing w:after="60" w:lineRule="auto"/>
              <w:rPr/>
            </w:pPr>
            <w:r w:rsidDel="00000000" w:rsidR="00000000" w:rsidRPr="00000000">
              <w:rPr>
                <w:b w:val="1"/>
                <w:bCs w:val="1"/>
                <w:rtl w:val="0"/>
              </w:rPr>
              <w:t xml:space="preserve">PASS. </w:t>
            </w:r>
            <w:r w:rsidDel="00000000" w:rsidR="00000000" w:rsidRPr="00000000">
              <w:rPr>
                <w:b w:val="0"/>
                <w:bCs w:val="0"/>
                <w:rtl w:val="0"/>
              </w:rPr>
              <w:t xml:space="preserve">The check is affirmatively satisfied. The artifact supplies the information the check needs and that information meets the pass criteria.</w:t>
            </w:r>
            <w:r w:rsidDel="00000000" w:rsidR="00000000" w:rsidRPr="00000000">
              <w:rPr>
                <w:rtl w:val="0"/>
              </w:rPr>
            </w:r>
          </w:p>
          <w:p w:rsidR="00000000" w:rsidDel="00000000" w:rsidP="00000000" w:rsidRDefault="00000000" w:rsidRPr="00000000" w14:paraId="00000021">
            <w:pPr>
              <w:spacing w:after="60" w:lineRule="auto"/>
              <w:rPr/>
            </w:pPr>
            <w:r w:rsidDel="00000000" w:rsidR="00000000" w:rsidRPr="00000000">
              <w:rPr>
                <w:b w:val="1"/>
                <w:bCs w:val="1"/>
                <w:rtl w:val="0"/>
              </w:rPr>
              <w:t xml:space="preserve">FAIL. </w:t>
            </w:r>
            <w:r w:rsidDel="00000000" w:rsidR="00000000" w:rsidRPr="00000000">
              <w:rPr>
                <w:b w:val="0"/>
                <w:bCs w:val="0"/>
                <w:rtl w:val="0"/>
              </w:rPr>
              <w:t xml:space="preserve">The pass criteria are not met. This includes the case where the artifact omits information the check requires. Absence of a stated contradiction is not a pass. If a check cannot be confirmed because the artifact does not contain the necessary content, the verdict is FAIL and the writer must supply the content.</w:t>
            </w:r>
            <w:r w:rsidDel="00000000" w:rsidR="00000000" w:rsidRPr="00000000">
              <w:rPr>
                <w:rtl w:val="0"/>
              </w:rPr>
            </w:r>
          </w:p>
          <w:p w:rsidR="00000000" w:rsidDel="00000000" w:rsidP="00000000" w:rsidRDefault="00000000" w:rsidRPr="00000000" w14:paraId="00000022">
            <w:pPr>
              <w:spacing w:after="60" w:lineRule="auto"/>
              <w:rPr/>
            </w:pPr>
            <w:r w:rsidDel="00000000" w:rsidR="00000000" w:rsidRPr="00000000">
              <w:rPr>
                <w:b w:val="1"/>
                <w:bCs w:val="1"/>
                <w:rtl w:val="0"/>
              </w:rPr>
              <w:t xml:space="preserve">N/A. </w:t>
            </w:r>
            <w:r w:rsidDel="00000000" w:rsidR="00000000" w:rsidRPr="00000000">
              <w:rPr>
                <w:b w:val="0"/>
                <w:bCs w:val="0"/>
                <w:rtl w:val="0"/>
              </w:rPr>
              <w:t xml:space="preserve">Used only when a check is structurally inapplicable to this world type. N/A is never used because a reviewer could not evaluate a check or lacked a reference; that situation is a FAIL, or is resolved before QC begins.</w:t>
            </w:r>
            <w:r w:rsidDel="00000000" w:rsidR="00000000" w:rsidRPr="00000000">
              <w:rPr>
                <w:rtl w:val="0"/>
              </w:rPr>
            </w:r>
          </w:p>
          <w:p w:rsidR="00000000" w:rsidDel="00000000" w:rsidP="00000000" w:rsidRDefault="00000000" w:rsidRPr="00000000" w14:paraId="00000023">
            <w:pPr>
              <w:spacing w:after="60" w:lineRule="auto"/>
              <w:rPr/>
            </w:pPr>
            <w:r w:rsidDel="00000000" w:rsidR="00000000" w:rsidRPr="00000000">
              <w:rPr>
                <w:b w:val="1"/>
                <w:bCs w:val="1"/>
                <w:rtl w:val="0"/>
              </w:rPr>
              <w:t xml:space="preserve">Hard rule checks. </w:t>
            </w:r>
            <w:r w:rsidDel="00000000" w:rsidR="00000000" w:rsidRPr="00000000">
              <w:rPr>
                <w:b w:val="0"/>
                <w:bCs w:val="0"/>
                <w:rtl w:val="0"/>
              </w:rPr>
              <w:t xml:space="preserve">The A/B/C structure rule (no Section D), the 0.0 to 1.0 scoring rule, and the no reasoning or score line rule are hard rules and admit only PASS or FAIL. Pass with flag is not a valid verdict on any check. A live policy question is resolved by the Team Lead before QC, not during it.</w:t>
            </w:r>
            <w:r w:rsidDel="00000000" w:rsidR="00000000" w:rsidRPr="00000000">
              <w:rPr>
                <w:rtl w:val="0"/>
              </w:rPr>
            </w:r>
          </w:p>
          <w:p w:rsidR="00000000" w:rsidDel="00000000" w:rsidP="00000000" w:rsidRDefault="00000000" w:rsidRPr="00000000" w14:paraId="00000024">
            <w:pPr>
              <w:spacing w:after="60" w:lineRule="auto"/>
              <w:rPr/>
            </w:pPr>
            <w:r w:rsidDel="00000000" w:rsidR="00000000" w:rsidRPr="00000000">
              <w:rPr>
                <w:b w:val="1"/>
                <w:bCs w:val="1"/>
                <w:rtl w:val="0"/>
              </w:rPr>
              <w:t xml:space="preserve">Verification. </w:t>
            </w:r>
            <w:r w:rsidDel="00000000" w:rsidR="00000000" w:rsidRPr="00000000">
              <w:rPr>
                <w:b w:val="0"/>
                <w:bCs w:val="0"/>
                <w:rtl w:val="0"/>
              </w:rPr>
              <w:t xml:space="preserve">Any check that depends on another document or sheet must cite, in its note, the specific row, file, or passage it was verified against, or confirm its absence.</w:t>
            </w:r>
            <w:r w:rsidDel="00000000" w:rsidR="00000000" w:rsidRPr="00000000">
              <w:rPr>
                <w:rtl w:val="0"/>
              </w:rPr>
            </w:r>
          </w:p>
          <w:p w:rsidR="00000000" w:rsidDel="00000000" w:rsidP="00000000" w:rsidRDefault="00000000" w:rsidRPr="00000000" w14:paraId="00000025">
            <w:pPr>
              <w:spacing w:after="60" w:lineRule="auto"/>
              <w:rPr/>
            </w:pPr>
            <w:r w:rsidDel="00000000" w:rsidR="00000000" w:rsidRPr="00000000">
              <w:rPr>
                <w:b w:val="1"/>
                <w:bCs w:val="1"/>
                <w:rtl w:val="0"/>
              </w:rPr>
              <w:t xml:space="preserve">Linked checks. </w:t>
            </w:r>
            <w:r w:rsidDel="00000000" w:rsidR="00000000" w:rsidRPr="00000000">
              <w:rPr>
                <w:b w:val="0"/>
                <w:bCs w:val="0"/>
                <w:rtl w:val="0"/>
              </w:rPr>
              <w:t xml:space="preserve">Where several checks fail from one root cause, cite the cause once in the Reviewer summary rather than repeating it in every note.</w:t>
            </w:r>
            <w:r w:rsidDel="00000000" w:rsidR="00000000" w:rsidRPr="00000000">
              <w:rPr>
                <w:rtl w:val="0"/>
              </w:rPr>
            </w:r>
          </w:p>
        </w:tc>
      </w:tr>
    </w:tbl>
    <w:p w:rsidR="00000000" w:rsidDel="00000000" w:rsidP="00000000" w:rsidRDefault="00000000" w:rsidRPr="00000000" w14:paraId="00000026">
      <w:pPr>
        <w:spacing w:after="120" w:before="280" w:lineRule="auto"/>
        <w:rPr/>
      </w:pPr>
      <w:r w:rsidDel="00000000" w:rsidR="00000000" w:rsidRPr="00000000">
        <w:rPr>
          <w:b w:val="1"/>
          <w:bCs w:val="1"/>
          <w:color w:val="4472c4"/>
          <w:sz w:val="26"/>
          <w:szCs w:val="26"/>
          <w:rtl w:val="0"/>
        </w:rPr>
        <w:t xml:space="preserve">What this QC does not verify</w:t>
      </w:r>
      <w:r w:rsidDel="00000000" w:rsidR="00000000" w:rsidRPr="00000000">
        <w:rPr>
          <w:rtl w:val="0"/>
        </w:rPr>
      </w:r>
    </w:p>
    <w:tbl>
      <w:tblPr>
        <w:tblStyle w:val="Table5"/>
        <w:tblW w:w="9360.0" w:type="dxa"/>
        <w:jc w:val="center"/>
        <w:tblLayout w:type="fixed"/>
        <w:tblLook w:val="0400"/>
      </w:tblPr>
      <w:tblGrid>
        <w:gridCol w:w="9360"/>
        <w:tblGridChange w:id="0">
          <w:tblGrid>
            <w:gridCol w:w="9360"/>
          </w:tblGrid>
        </w:tblGridChange>
      </w:tblGrid>
      <w:tr>
        <w:trPr>
          <w:cantSplit w:val="0"/>
          <w:tblHeader w:val="0"/>
        </w:trPr>
        <w:tc>
          <w:tcPr>
            <w:shd w:fill="f3f3f3" w:val="clear"/>
            <w:tcMar>
              <w:top w:w="120.0" w:type="dxa"/>
              <w:left w:w="120.0" w:type="dxa"/>
              <w:bottom w:w="120.0" w:type="dxa"/>
              <w:right w:w="120.0" w:type="dxa"/>
            </w:tcMar>
          </w:tcPr>
          <w:p w:rsidR="00000000" w:rsidDel="00000000" w:rsidP="00000000" w:rsidRDefault="00000000" w:rsidRPr="00000000" w14:paraId="00000027">
            <w:pPr>
              <w:spacing w:after="60" w:lineRule="auto"/>
              <w:rPr/>
            </w:pPr>
            <w:r w:rsidDel="00000000" w:rsidR="00000000" w:rsidRPr="00000000">
              <w:rPr>
                <w:b w:val="0"/>
                <w:bCs w:val="0"/>
                <w:rtl w:val="0"/>
              </w:rPr>
              <w:t xml:space="preserve">This checklist verifies structure, internal consistency, and policy formatting. It does not, and cannot, verify the three things below. A clean pass does not establish them.</w:t>
            </w:r>
            <w:r w:rsidDel="00000000" w:rsidR="00000000" w:rsidRPr="00000000">
              <w:rPr>
                <w:rtl w:val="0"/>
              </w:rPr>
            </w:r>
          </w:p>
          <w:p w:rsidR="00000000" w:rsidDel="00000000" w:rsidP="00000000" w:rsidRDefault="00000000" w:rsidRPr="00000000" w14:paraId="00000028">
            <w:pPr>
              <w:spacing w:after="60" w:lineRule="auto"/>
              <w:rPr/>
            </w:pPr>
            <w:r w:rsidDel="00000000" w:rsidR="00000000" w:rsidRPr="00000000">
              <w:rPr>
                <w:b w:val="1"/>
                <w:bCs w:val="1"/>
                <w:rtl w:val="0"/>
              </w:rPr>
              <w:t xml:space="preserve">Authorship. </w:t>
            </w:r>
            <w:r w:rsidDel="00000000" w:rsidR="00000000" w:rsidRPr="00000000">
              <w:rPr>
                <w:b w:val="0"/>
                <w:bCs w:val="0"/>
                <w:rtl w:val="0"/>
              </w:rPr>
              <w:t xml:space="preserve">It cannot confirm a deliverable was written by the writer rather than by an AI. The writer and the Team Lead own that.</w:t>
            </w:r>
            <w:r w:rsidDel="00000000" w:rsidR="00000000" w:rsidRPr="00000000">
              <w:rPr>
                <w:rtl w:val="0"/>
              </w:rPr>
            </w:r>
          </w:p>
          <w:p w:rsidR="00000000" w:rsidDel="00000000" w:rsidP="00000000" w:rsidRDefault="00000000" w:rsidRPr="00000000" w14:paraId="00000029">
            <w:pPr>
              <w:spacing w:after="60" w:lineRule="auto"/>
              <w:rPr/>
            </w:pPr>
            <w:r w:rsidDel="00000000" w:rsidR="00000000" w:rsidRPr="00000000">
              <w:rPr>
                <w:b w:val="1"/>
                <w:bCs w:val="1"/>
                <w:rtl w:val="0"/>
              </w:rPr>
              <w:t xml:space="preserve">Genuine difficulty. </w:t>
            </w:r>
            <w:r w:rsidDel="00000000" w:rsidR="00000000" w:rsidRPr="00000000">
              <w:rPr>
                <w:b w:val="0"/>
                <w:bCs w:val="0"/>
                <w:rtl w:val="0"/>
              </w:rPr>
              <w:t xml:space="preserve">Whether a task actually elicits model failure is established by trajectory runs after RL Studio upload, not by this static review.</w:t>
            </w:r>
            <w:r w:rsidDel="00000000" w:rsidR="00000000" w:rsidRPr="00000000">
              <w:rPr>
                <w:rtl w:val="0"/>
              </w:rPr>
            </w:r>
          </w:p>
          <w:p w:rsidR="00000000" w:rsidDel="00000000" w:rsidP="00000000" w:rsidRDefault="00000000" w:rsidRPr="00000000" w14:paraId="0000002A">
            <w:pPr>
              <w:spacing w:after="60" w:lineRule="auto"/>
              <w:rPr/>
            </w:pPr>
            <w:r w:rsidDel="00000000" w:rsidR="00000000" w:rsidRPr="00000000">
              <w:rPr>
                <w:b w:val="1"/>
                <w:bCs w:val="1"/>
                <w:rtl w:val="0"/>
              </w:rPr>
              <w:t xml:space="preserve">Deep clinical validity. </w:t>
            </w:r>
            <w:r w:rsidDel="00000000" w:rsidR="00000000" w:rsidRPr="00000000">
              <w:rPr>
                <w:b w:val="0"/>
                <w:bCs w:val="0"/>
                <w:rtl w:val="0"/>
              </w:rPr>
              <w:t xml:space="preserve">Whether a trap is genuinely misleading, realistic for the specialty, and correctly calibrated is a judgment only the writer and a domain reviewer can make.</w:t>
            </w:r>
            <w:r w:rsidDel="00000000" w:rsidR="00000000" w:rsidRPr="00000000">
              <w:rPr>
                <w:rtl w:val="0"/>
              </w:rPr>
            </w:r>
          </w:p>
          <w:p w:rsidR="00000000" w:rsidDel="00000000" w:rsidP="00000000" w:rsidRDefault="00000000" w:rsidRPr="00000000" w14:paraId="0000002B">
            <w:pPr>
              <w:spacing w:after="60" w:lineRule="auto"/>
              <w:rPr/>
            </w:pPr>
            <w:r w:rsidDel="00000000" w:rsidR="00000000" w:rsidRPr="00000000">
              <w:rPr>
                <w:b w:val="0"/>
                <w:bCs w:val="0"/>
                <w:rtl w:val="0"/>
              </w:rPr>
              <w:t xml:space="preserve">A clean AutoQC pass means the deliverable is well formed, not that it is good.</w:t>
            </w:r>
            <w:r w:rsidDel="00000000" w:rsidR="00000000" w:rsidRPr="00000000">
              <w:rPr>
                <w:rtl w:val="0"/>
              </w:rPr>
            </w:r>
          </w:p>
        </w:tc>
      </w:tr>
    </w:tbl>
    <w:p w:rsidR="00000000" w:rsidDel="00000000" w:rsidP="00000000" w:rsidRDefault="00000000" w:rsidRPr="00000000" w14:paraId="0000002C">
      <w:pPr>
        <w:spacing w:after="120" w:before="280" w:lineRule="auto"/>
        <w:rPr/>
      </w:pPr>
      <w:r w:rsidDel="00000000" w:rsidR="00000000" w:rsidRPr="00000000">
        <w:rPr>
          <w:b w:val="1"/>
          <w:bCs w:val="1"/>
          <w:color w:val="4472c4"/>
          <w:sz w:val="26"/>
          <w:szCs w:val="26"/>
          <w:rtl w:val="0"/>
        </w:rPr>
        <w:t xml:space="preserve">Common N/A patterns</w:t>
      </w:r>
      <w:r w:rsidDel="00000000" w:rsidR="00000000" w:rsidRPr="00000000">
        <w:rPr>
          <w:rtl w:val="0"/>
        </w:rPr>
      </w:r>
    </w:p>
    <w:tbl>
      <w:tblPr>
        <w:tblStyle w:val="Table6"/>
        <w:tblW w:w="9360.0" w:type="dxa"/>
        <w:jc w:val="center"/>
        <w:tblLayout w:type="fixed"/>
        <w:tblLook w:val="0400"/>
      </w:tblPr>
      <w:tblGrid>
        <w:gridCol w:w="9360"/>
        <w:tblGridChange w:id="0">
          <w:tblGrid>
            <w:gridCol w:w="9360"/>
          </w:tblGrid>
        </w:tblGridChange>
      </w:tblGrid>
      <w:tr>
        <w:trPr>
          <w:cantSplit w:val="0"/>
          <w:tblHeader w:val="0"/>
        </w:trPr>
        <w:tc>
          <w:tcPr>
            <w:shd w:fill="f3f3f3" w:val="clear"/>
            <w:tcMar>
              <w:top w:w="120.0" w:type="dxa"/>
              <w:left w:w="120.0" w:type="dxa"/>
              <w:bottom w:w="120.0" w:type="dxa"/>
              <w:right w:w="120.0" w:type="dxa"/>
            </w:tcMar>
          </w:tcPr>
          <w:p w:rsidR="00000000" w:rsidDel="00000000" w:rsidP="00000000" w:rsidRDefault="00000000" w:rsidRPr="00000000" w14:paraId="0000002D">
            <w:pPr>
              <w:spacing w:after="60" w:lineRule="auto"/>
              <w:rPr/>
            </w:pPr>
            <w:r w:rsidDel="00000000" w:rsidR="00000000" w:rsidRPr="00000000">
              <w:rPr>
                <w:b w:val="0"/>
                <w:bCs w:val="0"/>
                <w:rtl w:val="0"/>
              </w:rPr>
              <w:t xml:space="preserve">N/A is reserved for checks structurally inapplicable to this world type, never for checks the reviewer cannot or did not evaluate. The patterns below are the ones legitimately N/A in this section; verdicts of N/A outside this list require a written justification in the note.</w:t>
            </w:r>
            <w:r w:rsidDel="00000000" w:rsidR="00000000" w:rsidRPr="00000000">
              <w:rPr>
                <w:rtl w:val="0"/>
              </w:rPr>
            </w:r>
          </w:p>
          <w:p w:rsidR="00000000" w:rsidDel="00000000" w:rsidP="00000000" w:rsidRDefault="00000000" w:rsidRPr="00000000" w14:paraId="0000002E">
            <w:pPr>
              <w:spacing w:after="60" w:lineRule="auto"/>
              <w:rPr/>
            </w:pPr>
            <w:r w:rsidDel="00000000" w:rsidR="00000000" w:rsidRPr="00000000">
              <w:rPr>
                <w:b w:val="0"/>
                <w:bCs w:val="0"/>
                <w:rtl w:val="0"/>
              </w:rPr>
              <w:t xml:space="preserve">Tiered format calibration (tasks where format does not matter); register note (tasks where polished prose is appropriate); verbatim Section C opening (if your team has approved an alternative framing).</w:t>
            </w:r>
            <w:r w:rsidDel="00000000" w:rsidR="00000000" w:rsidRPr="00000000">
              <w:rPr>
                <w:rtl w:val="0"/>
              </w:rPr>
            </w:r>
          </w:p>
        </w:tc>
      </w:tr>
    </w:tbl>
    <w:p w:rsidR="00000000" w:rsidDel="00000000" w:rsidP="00000000" w:rsidRDefault="00000000" w:rsidRPr="00000000" w14:paraId="0000002F">
      <w:pPr>
        <w:spacing w:after="120" w:before="280" w:lineRule="auto"/>
        <w:rPr/>
      </w:pPr>
      <w:r w:rsidDel="00000000" w:rsidR="00000000" w:rsidRPr="00000000">
        <w:rPr>
          <w:b w:val="1"/>
          <w:bCs w:val="1"/>
          <w:color w:val="4472c4"/>
          <w:sz w:val="26"/>
          <w:szCs w:val="26"/>
          <w:rtl w:val="0"/>
        </w:rPr>
        <w:t xml:space="preserve">Outcome and tally</w:t>
      </w:r>
      <w:r w:rsidDel="00000000" w:rsidR="00000000" w:rsidRPr="00000000">
        <w:rPr>
          <w:rtl w:val="0"/>
        </w:rPr>
      </w:r>
    </w:p>
    <w:tbl>
      <w:tblPr>
        <w:tblStyle w:val="Table7"/>
        <w:tblW w:w="9360.0" w:type="dxa"/>
        <w:jc w:val="center"/>
        <w:tblLayout w:type="fixed"/>
        <w:tblLook w:val="0400"/>
      </w:tblPr>
      <w:tblGrid>
        <w:gridCol w:w="9360"/>
        <w:tblGridChange w:id="0">
          <w:tblGrid>
            <w:gridCol w:w="9360"/>
          </w:tblGrid>
        </w:tblGridChange>
      </w:tblGrid>
      <w:tr>
        <w:trPr>
          <w:cantSplit w:val="0"/>
          <w:tblHeader w:val="0"/>
        </w:trPr>
        <w:tc>
          <w:tcPr>
            <w:shd w:fill="f3f3f3" w:val="clear"/>
            <w:tcMar>
              <w:top w:w="120.0" w:type="dxa"/>
              <w:left w:w="120.0" w:type="dxa"/>
              <w:bottom w:w="120.0" w:type="dxa"/>
              <w:right w:w="120.0" w:type="dxa"/>
            </w:tcMar>
          </w:tcPr>
          <w:p w:rsidR="00000000" w:rsidDel="00000000" w:rsidP="00000000" w:rsidRDefault="00000000" w:rsidRPr="00000000" w14:paraId="00000030">
            <w:pPr>
              <w:spacing w:after="60" w:lineRule="auto"/>
              <w:rPr/>
            </w:pPr>
            <w:r w:rsidDel="00000000" w:rsidR="00000000" w:rsidRPr="00000000">
              <w:rPr>
                <w:b w:val="1"/>
                <w:bCs w:val="1"/>
                <w:rtl w:val="0"/>
              </w:rPr>
              <w:t xml:space="preserve">Pass rule: every numbered check must verdict PASS or N/A (legitimately, per the Common N/A patterns above) for the deliverable to pass. </w:t>
            </w:r>
            <w:r w:rsidDel="00000000" w:rsidR="00000000" w:rsidRPr="00000000">
              <w:rPr>
                <w:b w:val="0"/>
                <w:bCs w:val="0"/>
                <w:rtl w:val="0"/>
              </w:rPr>
              <w:t xml:space="preserve">Any single FAIL, at any severity, means the deliverable does not pass and must be revised. Severity orders the urgency of the fixes; it does not relax the rule.</w:t>
            </w:r>
            <w:r w:rsidDel="00000000" w:rsidR="00000000" w:rsidRPr="00000000">
              <w:rPr>
                <w:rtl w:val="0"/>
              </w:rPr>
            </w:r>
          </w:p>
          <w:p w:rsidR="00000000" w:rsidDel="00000000" w:rsidP="00000000" w:rsidRDefault="00000000" w:rsidRPr="00000000" w14:paraId="00000031">
            <w:pPr>
              <w:spacing w:after="60" w:lineRule="auto"/>
              <w:rPr/>
            </w:pPr>
            <w:r w:rsidDel="00000000" w:rsidR="00000000" w:rsidRPr="00000000">
              <w:rPr>
                <w:b w:val="1"/>
                <w:bCs w:val="1"/>
                <w:rtl w:val="0"/>
              </w:rPr>
              <w:t xml:space="preserve">PASS. </w:t>
            </w:r>
            <w:r w:rsidDel="00000000" w:rsidR="00000000" w:rsidRPr="00000000">
              <w:rPr>
                <w:b w:val="0"/>
                <w:bCs w:val="0"/>
                <w:rtl w:val="0"/>
              </w:rPr>
              <w:t xml:space="preserve">Every numbered check is PASS or legitimately N/A. The deliverable advances.</w:t>
            </w:r>
            <w:r w:rsidDel="00000000" w:rsidR="00000000" w:rsidRPr="00000000">
              <w:rPr>
                <w:rtl w:val="0"/>
              </w:rPr>
            </w:r>
          </w:p>
          <w:p w:rsidR="00000000" w:rsidDel="00000000" w:rsidP="00000000" w:rsidRDefault="00000000" w:rsidRPr="00000000" w14:paraId="00000032">
            <w:pPr>
              <w:spacing w:after="60" w:lineRule="auto"/>
              <w:rPr/>
            </w:pPr>
            <w:r w:rsidDel="00000000" w:rsidR="00000000" w:rsidRPr="00000000">
              <w:rPr>
                <w:b w:val="1"/>
                <w:bCs w:val="1"/>
                <w:rtl w:val="0"/>
              </w:rPr>
              <w:t xml:space="preserve">SEND BACK. </w:t>
            </w:r>
            <w:r w:rsidDel="00000000" w:rsidR="00000000" w:rsidRPr="00000000">
              <w:rPr>
                <w:b w:val="0"/>
                <w:bCs w:val="0"/>
                <w:rtl w:val="0"/>
              </w:rPr>
              <w:t xml:space="preserve">Any numbered check is FAIL. The deliverable is returned with the in chat summary and the completed checklist; each failing check requires a concrete action plan from the writer before resubmission.</w:t>
            </w:r>
            <w:r w:rsidDel="00000000" w:rsidR="00000000" w:rsidRPr="00000000">
              <w:rPr>
                <w:rtl w:val="0"/>
              </w:rPr>
            </w:r>
          </w:p>
          <w:p w:rsidR="00000000" w:rsidDel="00000000" w:rsidP="00000000" w:rsidRDefault="00000000" w:rsidRPr="00000000" w14:paraId="00000033">
            <w:pPr>
              <w:spacing w:after="60" w:lineRule="auto"/>
              <w:rPr/>
            </w:pPr>
            <w:r w:rsidDel="00000000" w:rsidR="00000000" w:rsidRPr="00000000">
              <w:rPr>
                <w:b w:val="1"/>
                <w:bCs w:val="1"/>
                <w:rtl w:val="0"/>
              </w:rPr>
              <w:t xml:space="preserve">Per task. </w:t>
            </w:r>
            <w:r w:rsidDel="00000000" w:rsidR="00000000" w:rsidRPr="00000000">
              <w:rPr>
                <w:b w:val="0"/>
                <w:bCs w:val="0"/>
                <w:rtl w:val="0"/>
              </w:rPr>
              <w:t xml:space="preserve">Each task receives its own outcome. The section advances only when every task's checklist reaches PASS.</w:t>
            </w:r>
            <w:r w:rsidDel="00000000" w:rsidR="00000000" w:rsidRPr="00000000">
              <w:rPr>
                <w:rtl w:val="0"/>
              </w:rPr>
            </w:r>
          </w:p>
        </w:tc>
      </w:tr>
    </w:tbl>
    <w:p w:rsidR="00000000" w:rsidDel="00000000" w:rsidP="00000000" w:rsidRDefault="00000000" w:rsidRPr="00000000" w14:paraId="00000034">
      <w:pPr>
        <w:spacing w:after="120" w:before="280" w:lineRule="auto"/>
        <w:rPr/>
      </w:pPr>
      <w:r w:rsidDel="00000000" w:rsidR="00000000" w:rsidRPr="00000000">
        <w:rPr>
          <w:b w:val="1"/>
          <w:bCs w:val="1"/>
          <w:color w:val="4472c4"/>
          <w:sz w:val="26"/>
          <w:szCs w:val="26"/>
          <w:rtl w:val="0"/>
        </w:rPr>
        <w:t xml:space="preserve">Reviewer summary  (complete after all checks)</w:t>
      </w:r>
      <w:r w:rsidDel="00000000" w:rsidR="00000000" w:rsidRPr="00000000">
        <w:rPr>
          <w:rtl w:val="0"/>
        </w:rPr>
      </w:r>
    </w:p>
    <w:tbl>
      <w:tblPr>
        <w:tblStyle w:val="Table8"/>
        <w:tblW w:w="9360.0" w:type="dxa"/>
        <w:jc w:val="center"/>
        <w:tblLayout w:type="fixed"/>
        <w:tblLook w:val="0400"/>
      </w:tblPr>
      <w:tblGrid>
        <w:gridCol w:w="9360"/>
        <w:tblGridChange w:id="0">
          <w:tblGrid>
            <w:gridCol w:w="9360"/>
          </w:tblGrid>
        </w:tblGridChange>
      </w:tblGrid>
      <w:tr>
        <w:trPr>
          <w:cantSplit w:val="0"/>
          <w:tblHeader w:val="0"/>
        </w:trPr>
        <w:tc>
          <w:tcPr>
            <w:shd w:fill="fff6e5" w:val="clear"/>
            <w:tcMar>
              <w:top w:w="120.0" w:type="dxa"/>
              <w:left w:w="120.0" w:type="dxa"/>
              <w:bottom w:w="120.0" w:type="dxa"/>
              <w:right w:w="120.0" w:type="dxa"/>
            </w:tcMar>
          </w:tcPr>
          <w:p w:rsidR="00000000" w:rsidDel="00000000" w:rsidP="00000000" w:rsidRDefault="00000000" w:rsidRPr="00000000" w14:paraId="00000035">
            <w:pPr>
              <w:spacing w:after="60" w:lineRule="auto"/>
              <w:rPr/>
            </w:pPr>
            <w:r w:rsidDel="00000000" w:rsidR="00000000" w:rsidRPr="00000000">
              <w:rPr>
                <w:b w:val="1"/>
                <w:bCs w:val="1"/>
                <w:rtl w:val="0"/>
              </w:rPr>
              <w:t xml:space="preserve">Artifact reviewed:</w:t>
            </w:r>
            <w:r w:rsidDel="00000000" w:rsidR="00000000" w:rsidRPr="00000000">
              <w:rPr>
                <w:rtl w:val="0"/>
              </w:rPr>
            </w:r>
          </w:p>
          <w:p w:rsidR="00000000" w:rsidDel="00000000" w:rsidP="00000000" w:rsidRDefault="00000000" w:rsidRPr="00000000" w14:paraId="00000036">
            <w:pPr>
              <w:spacing w:after="60" w:lineRule="auto"/>
              <w:rPr/>
            </w:pPr>
            <w:r w:rsidDel="00000000" w:rsidR="00000000" w:rsidRPr="00000000">
              <w:rPr>
                <w:b w:val="1"/>
                <w:bCs w:val="1"/>
                <w:rtl w:val="0"/>
              </w:rPr>
              <w:t xml:space="preserve">Reviewer (writer name) and date:</w:t>
            </w:r>
            <w:r w:rsidDel="00000000" w:rsidR="00000000" w:rsidRPr="00000000">
              <w:rPr>
                <w:rtl w:val="0"/>
              </w:rPr>
            </w:r>
          </w:p>
          <w:p w:rsidR="00000000" w:rsidDel="00000000" w:rsidP="00000000" w:rsidRDefault="00000000" w:rsidRPr="00000000" w14:paraId="00000037">
            <w:pPr>
              <w:spacing w:after="60" w:lineRule="auto"/>
              <w:rPr/>
            </w:pPr>
            <w:r w:rsidDel="00000000" w:rsidR="00000000" w:rsidRPr="00000000">
              <w:rPr>
                <w:b w:val="1"/>
                <w:bCs w:val="1"/>
                <w:rtl w:val="0"/>
              </w:rPr>
              <w:t xml:space="preserve">Task:</w:t>
            </w:r>
            <w:r w:rsidDel="00000000" w:rsidR="00000000" w:rsidRPr="00000000">
              <w:rPr>
                <w:rtl w:val="0"/>
              </w:rPr>
            </w:r>
          </w:p>
          <w:p w:rsidR="00000000" w:rsidDel="00000000" w:rsidP="00000000" w:rsidRDefault="00000000" w:rsidRPr="00000000" w14:paraId="00000038">
            <w:pPr>
              <w:spacing w:after="60" w:lineRule="auto"/>
              <w:rPr/>
            </w:pPr>
            <w:r w:rsidDel="00000000" w:rsidR="00000000" w:rsidRPr="00000000">
              <w:rPr>
                <w:b w:val="1"/>
                <w:bCs w:val="1"/>
                <w:rtl w:val="0"/>
              </w:rPr>
              <w:t xml:space="preserve">Prior section sign-off confirmed:</w:t>
            </w:r>
            <w:r w:rsidDel="00000000" w:rsidR="00000000" w:rsidRPr="00000000">
              <w:rPr>
                <w:rtl w:val="0"/>
              </w:rPr>
            </w:r>
          </w:p>
          <w:p w:rsidR="00000000" w:rsidDel="00000000" w:rsidP="00000000" w:rsidRDefault="00000000" w:rsidRPr="00000000" w14:paraId="00000039">
            <w:pPr>
              <w:spacing w:after="60" w:lineRule="auto"/>
              <w:rPr/>
            </w:pPr>
            <w:r w:rsidDel="00000000" w:rsidR="00000000" w:rsidRPr="00000000">
              <w:rPr>
                <w:b w:val="1"/>
                <w:bCs w:val="1"/>
                <w:rtl w:val="0"/>
              </w:rPr>
              <w:t xml:space="preserve">All numbered checks PASS or legitimately N/A (yes / no):</w:t>
            </w:r>
            <w:r w:rsidDel="00000000" w:rsidR="00000000" w:rsidRPr="00000000">
              <w:rPr>
                <w:rtl w:val="0"/>
              </w:rPr>
            </w:r>
          </w:p>
          <w:p w:rsidR="00000000" w:rsidDel="00000000" w:rsidP="00000000" w:rsidRDefault="00000000" w:rsidRPr="00000000" w14:paraId="0000003A">
            <w:pPr>
              <w:spacing w:after="60" w:lineRule="auto"/>
              <w:rPr/>
            </w:pPr>
            <w:r w:rsidDel="00000000" w:rsidR="00000000" w:rsidRPr="00000000">
              <w:rPr>
                <w:b w:val="1"/>
                <w:bCs w:val="1"/>
                <w:rtl w:val="0"/>
              </w:rPr>
              <w:t xml:space="preserve">Overall outcome (PASS / SEND BACK):</w:t>
            </w:r>
            <w:r w:rsidDel="00000000" w:rsidR="00000000" w:rsidRPr="00000000">
              <w:rPr>
                <w:rtl w:val="0"/>
              </w:rPr>
            </w:r>
          </w:p>
          <w:p w:rsidR="00000000" w:rsidDel="00000000" w:rsidP="00000000" w:rsidRDefault="00000000" w:rsidRPr="00000000" w14:paraId="0000003B">
            <w:pPr>
              <w:spacing w:after="60" w:lineRule="auto"/>
              <w:rPr/>
            </w:pPr>
            <w:r w:rsidDel="00000000" w:rsidR="00000000" w:rsidRPr="00000000">
              <w:rPr>
                <w:b w:val="1"/>
                <w:bCs w:val="1"/>
                <w:rtl w:val="0"/>
              </w:rPr>
              <w:t xml:space="preserve">Verdict counts:</w:t>
            </w:r>
            <w:r w:rsidDel="00000000" w:rsidR="00000000" w:rsidRPr="00000000">
              <w:rPr>
                <w:b w:val="0"/>
                <w:bCs w:val="0"/>
                <w:rtl w:val="0"/>
              </w:rPr>
              <w:t xml:space="preserve">  PASS ___ / FAIL ___ / N/A ___</w:t>
            </w:r>
            <w:r w:rsidDel="00000000" w:rsidR="00000000" w:rsidRPr="00000000">
              <w:rPr>
                <w:rtl w:val="0"/>
              </w:rPr>
            </w:r>
          </w:p>
          <w:p w:rsidR="00000000" w:rsidDel="00000000" w:rsidP="00000000" w:rsidRDefault="00000000" w:rsidRPr="00000000" w14:paraId="0000003C">
            <w:pPr>
              <w:spacing w:after="60" w:lineRule="auto"/>
              <w:rPr/>
            </w:pPr>
            <w:r w:rsidDel="00000000" w:rsidR="00000000" w:rsidRPr="00000000">
              <w:rPr>
                <w:b w:val="1"/>
                <w:bCs w:val="1"/>
                <w:rtl w:val="0"/>
              </w:rPr>
              <w:t xml:space="preserve">Failing Blockers:</w:t>
            </w:r>
            <w:r w:rsidDel="00000000" w:rsidR="00000000" w:rsidRPr="00000000">
              <w:rPr>
                <w:rtl w:val="0"/>
              </w:rPr>
            </w:r>
          </w:p>
          <w:p w:rsidR="00000000" w:rsidDel="00000000" w:rsidP="00000000" w:rsidRDefault="00000000" w:rsidRPr="00000000" w14:paraId="0000003D">
            <w:pPr>
              <w:spacing w:after="60" w:lineRule="auto"/>
              <w:rPr/>
            </w:pPr>
            <w:r w:rsidDel="00000000" w:rsidR="00000000" w:rsidRPr="00000000">
              <w:rPr>
                <w:b w:val="1"/>
                <w:bCs w:val="1"/>
                <w:rtl w:val="0"/>
              </w:rPr>
              <w:t xml:space="preserve">Failing Major checks:</w:t>
            </w:r>
            <w:r w:rsidDel="00000000" w:rsidR="00000000" w:rsidRPr="00000000">
              <w:rPr>
                <w:rtl w:val="0"/>
              </w:rPr>
            </w:r>
          </w:p>
          <w:p w:rsidR="00000000" w:rsidDel="00000000" w:rsidP="00000000" w:rsidRDefault="00000000" w:rsidRPr="00000000" w14:paraId="0000003E">
            <w:pPr>
              <w:spacing w:after="60" w:lineRule="auto"/>
              <w:rPr/>
            </w:pPr>
            <w:r w:rsidDel="00000000" w:rsidR="00000000" w:rsidRPr="00000000">
              <w:rPr>
                <w:b w:val="1"/>
                <w:bCs w:val="1"/>
                <w:rtl w:val="0"/>
              </w:rPr>
              <w:t xml:space="preserve">Failing Minor checks:</w:t>
            </w:r>
            <w:r w:rsidDel="00000000" w:rsidR="00000000" w:rsidRPr="00000000">
              <w:rPr>
                <w:rtl w:val="0"/>
              </w:rPr>
            </w:r>
          </w:p>
          <w:p w:rsidR="00000000" w:rsidDel="00000000" w:rsidP="00000000" w:rsidRDefault="00000000" w:rsidRPr="00000000" w14:paraId="0000003F">
            <w:pPr>
              <w:spacing w:after="60" w:lineRule="auto"/>
              <w:rPr/>
            </w:pPr>
            <w:r w:rsidDel="00000000" w:rsidR="00000000" w:rsidRPr="00000000">
              <w:rPr>
                <w:b w:val="1"/>
                <w:bCs w:val="1"/>
                <w:rtl w:val="0"/>
              </w:rPr>
              <w:t xml:space="preserve">Action plans (one per failing check):</w:t>
            </w:r>
            <w:r w:rsidDel="00000000" w:rsidR="00000000" w:rsidRPr="00000000">
              <w:rPr>
                <w:rtl w:val="0"/>
              </w:rPr>
            </w:r>
          </w:p>
        </w:tc>
      </w:tr>
    </w:tbl>
    <w:p w:rsidR="00000000" w:rsidDel="00000000" w:rsidP="00000000" w:rsidRDefault="00000000" w:rsidRPr="00000000" w14:paraId="00000040">
      <w:pPr>
        <w:spacing w:after="120" w:before="280" w:lineRule="auto"/>
        <w:rPr/>
      </w:pPr>
      <w:r w:rsidDel="00000000" w:rsidR="00000000" w:rsidRPr="00000000">
        <w:rPr>
          <w:b w:val="1"/>
          <w:bCs w:val="1"/>
          <w:color w:val="4472c4"/>
          <w:sz w:val="24"/>
          <w:szCs w:val="24"/>
          <w:rtl w:val="0"/>
        </w:rPr>
        <w:t xml:space="preserve">6.1 Required Content</w:t>
      </w:r>
      <w:r w:rsidDel="00000000" w:rsidR="00000000" w:rsidRPr="00000000">
        <w:rPr>
          <w:rtl w:val="0"/>
        </w:rPr>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041">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042">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043">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044">
            <w:pPr>
              <w:rPr/>
            </w:pPr>
            <w:r w:rsidDel="00000000" w:rsidR="00000000" w:rsidRPr="00000000">
              <w:rPr>
                <w:rtl w:val="0"/>
              </w:rPr>
              <w:t xml:space="preserve">Non negotiable elements are listed with enough specificity for the LLM grader to verify.</w:t>
            </w:r>
          </w:p>
        </w:tc>
      </w:tr>
      <w:tr>
        <w:trPr>
          <w:cantSplit w:val="0"/>
          <w:tblHeader w:val="0"/>
        </w:trPr>
        <w:tc>
          <w:tcPr>
            <w:shd w:fill="4472c4" w:val="clear"/>
          </w:tcPr>
          <w:p w:rsidR="00000000" w:rsidDel="00000000" w:rsidP="00000000" w:rsidRDefault="00000000" w:rsidRPr="00000000" w14:paraId="00000045">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t xml:space="preserve">Section A non negotiables are listed with enough specificity for the LLM grader to verify. No generic quality boilerplate, no unnecessary structural prescriptions.</w:t>
            </w:r>
          </w:p>
        </w:tc>
      </w:tr>
      <w:tr>
        <w:trPr>
          <w:cantSplit w:val="0"/>
          <w:tblHeader w:val="0"/>
        </w:trPr>
        <w:tc>
          <w:tcPr>
            <w:shd w:fill="4472c4" w:val="clear"/>
          </w:tcPr>
          <w:p w:rsidR="00000000" w:rsidDel="00000000" w:rsidP="00000000" w:rsidRDefault="00000000" w:rsidRPr="00000000" w14:paraId="00000047">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t xml:space="preserve">Required content is vague, generic, or smuggles structural requirements into the grader that should live in the prompt.</w:t>
            </w:r>
          </w:p>
        </w:tc>
      </w:tr>
      <w:tr>
        <w:trPr>
          <w:cantSplit w:val="0"/>
          <w:tblHeader w:val="0"/>
        </w:trPr>
        <w:tc>
          <w:tcPr>
            <w:shd w:fill="4472c4" w:val="clear"/>
          </w:tcPr>
          <w:p w:rsidR="00000000" w:rsidDel="00000000" w:rsidP="00000000" w:rsidRDefault="00000000" w:rsidRPr="00000000" w14:paraId="00000049">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t xml:space="preserve">Verdict (pass / fail / N/A):</w:t>
            </w:r>
          </w:p>
          <w:p w:rsidR="00000000" w:rsidDel="00000000" w:rsidP="00000000" w:rsidRDefault="00000000" w:rsidRPr="00000000" w14:paraId="0000004B">
            <w:pPr>
              <w:rPr/>
            </w:pPr>
            <w:r w:rsidDel="00000000" w:rsidR="00000000" w:rsidRPr="00000000">
              <w:rPr>
                <w:rtl w:val="0"/>
              </w:rPr>
              <w:t xml:space="preserve">Note:</w:t>
            </w:r>
          </w:p>
        </w:tc>
      </w:tr>
    </w:tbl>
    <w:p w:rsidR="00000000" w:rsidDel="00000000" w:rsidP="00000000" w:rsidRDefault="00000000" w:rsidRPr="00000000" w14:paraId="0000004C">
      <w:pPr>
        <w:spacing w:after="120" w:before="280" w:lineRule="auto"/>
        <w:rPr/>
      </w:pPr>
      <w:r w:rsidDel="00000000" w:rsidR="00000000" w:rsidRPr="00000000">
        <w:rPr>
          <w:b w:val="1"/>
          <w:bCs w:val="1"/>
          <w:color w:val="4472c4"/>
          <w:sz w:val="24"/>
          <w:szCs w:val="24"/>
          <w:rtl w:val="0"/>
        </w:rPr>
        <w:t xml:space="preserve">6.2 Common Errors Enumerated</w:t>
      </w:r>
      <w:r w:rsidDel="00000000" w:rsidR="00000000" w:rsidRPr="00000000">
        <w:rPr>
          <w:rtl w:val="0"/>
        </w:rPr>
      </w:r>
    </w:p>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04D">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04E">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04F">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t xml:space="preserve">Section C enumerates specific errors the agent is likely to make.</w:t>
            </w:r>
          </w:p>
        </w:tc>
      </w:tr>
      <w:tr>
        <w:trPr>
          <w:cantSplit w:val="0"/>
          <w:tblHeader w:val="0"/>
        </w:trPr>
        <w:tc>
          <w:tcPr>
            <w:shd w:fill="4472c4" w:val="clear"/>
          </w:tcPr>
          <w:p w:rsidR="00000000" w:rsidDel="00000000" w:rsidP="00000000" w:rsidRDefault="00000000" w:rsidRPr="00000000" w14:paraId="00000051">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t xml:space="preserve">Section C lists specific errors the agent is likely to make, with context on why each error occurs and why it matters.</w:t>
            </w:r>
          </w:p>
        </w:tc>
      </w:tr>
      <w:tr>
        <w:trPr>
          <w:cantSplit w:val="0"/>
          <w:tblHeader w:val="0"/>
        </w:trPr>
        <w:tc>
          <w:tcPr>
            <w:shd w:fill="4472c4" w:val="clear"/>
          </w:tcPr>
          <w:p w:rsidR="00000000" w:rsidDel="00000000" w:rsidP="00000000" w:rsidRDefault="00000000" w:rsidRPr="00000000" w14:paraId="00000053">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t xml:space="preserve">Common errors are absent, generic, or written without context.</w:t>
            </w:r>
          </w:p>
        </w:tc>
      </w:tr>
      <w:tr>
        <w:trPr>
          <w:cantSplit w:val="0"/>
          <w:tblHeader w:val="0"/>
        </w:trPr>
        <w:tc>
          <w:tcPr>
            <w:shd w:fill="4472c4" w:val="clear"/>
          </w:tcPr>
          <w:p w:rsidR="00000000" w:rsidDel="00000000" w:rsidP="00000000" w:rsidRDefault="00000000" w:rsidRPr="00000000" w14:paraId="00000055">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t xml:space="preserve">Verdict (pass / fail / N/A):</w:t>
            </w:r>
          </w:p>
          <w:p w:rsidR="00000000" w:rsidDel="00000000" w:rsidP="00000000" w:rsidRDefault="00000000" w:rsidRPr="00000000" w14:paraId="00000057">
            <w:pPr>
              <w:rPr/>
            </w:pPr>
            <w:r w:rsidDel="00000000" w:rsidR="00000000" w:rsidRPr="00000000">
              <w:rPr>
                <w:rtl w:val="0"/>
              </w:rPr>
              <w:t xml:space="preserve">Note:</w:t>
            </w:r>
          </w:p>
        </w:tc>
      </w:tr>
    </w:tbl>
    <w:p w:rsidR="00000000" w:rsidDel="00000000" w:rsidP="00000000" w:rsidRDefault="00000000" w:rsidRPr="00000000" w14:paraId="00000058">
      <w:pPr>
        <w:spacing w:after="120" w:before="280" w:lineRule="auto"/>
        <w:rPr/>
      </w:pPr>
      <w:r w:rsidDel="00000000" w:rsidR="00000000" w:rsidRPr="00000000">
        <w:rPr>
          <w:b w:val="1"/>
          <w:bCs w:val="1"/>
          <w:color w:val="4472c4"/>
          <w:sz w:val="24"/>
          <w:szCs w:val="24"/>
          <w:rtl w:val="0"/>
        </w:rPr>
        <w:t xml:space="preserve">6.3 Acceptable Deviations Listed</w:t>
      </w:r>
      <w:r w:rsidDel="00000000" w:rsidR="00000000" w:rsidRPr="00000000">
        <w:rPr>
          <w:rtl w:val="0"/>
        </w:rPr>
      </w:r>
    </w:p>
    <w:tbl>
      <w:tblPr>
        <w:tblStyle w:val="Table1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059">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05A">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05B">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tl w:val="0"/>
              </w:rPr>
              <w:t xml:space="preserve">Section B states which variations from the Golden Answer should not be penalized.</w:t>
            </w:r>
          </w:p>
        </w:tc>
      </w:tr>
      <w:tr>
        <w:trPr>
          <w:cantSplit w:val="0"/>
          <w:tblHeader w:val="0"/>
        </w:trPr>
        <w:tc>
          <w:tcPr>
            <w:shd w:fill="4472c4" w:val="clear"/>
          </w:tcPr>
          <w:p w:rsidR="00000000" w:rsidDel="00000000" w:rsidP="00000000" w:rsidRDefault="00000000" w:rsidRPr="00000000" w14:paraId="0000005D">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t xml:space="preserve">Section B explicitly states which variations from the Golden Answer should not be penalized, focused on professionally legitimate alternatives.</w:t>
            </w:r>
          </w:p>
        </w:tc>
      </w:tr>
      <w:tr>
        <w:trPr>
          <w:cantSplit w:val="0"/>
          <w:tblHeader w:val="0"/>
        </w:trPr>
        <w:tc>
          <w:tcPr>
            <w:shd w:fill="4472c4" w:val="clear"/>
          </w:tcPr>
          <w:p w:rsidR="00000000" w:rsidDel="00000000" w:rsidP="00000000" w:rsidRDefault="00000000" w:rsidRPr="00000000" w14:paraId="0000005F">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tl w:val="0"/>
              </w:rPr>
              <w:t xml:space="preserve">Acceptable deviations are not stated, leading to false positive failures on outputs that take a valid alternative approach.</w:t>
            </w:r>
          </w:p>
        </w:tc>
      </w:tr>
      <w:tr>
        <w:trPr>
          <w:cantSplit w:val="0"/>
          <w:tblHeader w:val="0"/>
        </w:trPr>
        <w:tc>
          <w:tcPr>
            <w:shd w:fill="4472c4" w:val="clear"/>
          </w:tcPr>
          <w:p w:rsidR="00000000" w:rsidDel="00000000" w:rsidP="00000000" w:rsidRDefault="00000000" w:rsidRPr="00000000" w14:paraId="00000061">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t xml:space="preserve">Verdict (pass / fail / N/A):</w:t>
            </w:r>
          </w:p>
          <w:p w:rsidR="00000000" w:rsidDel="00000000" w:rsidP="00000000" w:rsidRDefault="00000000" w:rsidRPr="00000000" w14:paraId="00000063">
            <w:pPr>
              <w:rPr/>
            </w:pPr>
            <w:r w:rsidDel="00000000" w:rsidR="00000000" w:rsidRPr="00000000">
              <w:rPr>
                <w:rtl w:val="0"/>
              </w:rPr>
              <w:t xml:space="preserve">Note:</w:t>
            </w:r>
          </w:p>
        </w:tc>
      </w:tr>
    </w:tbl>
    <w:p w:rsidR="00000000" w:rsidDel="00000000" w:rsidP="00000000" w:rsidRDefault="00000000" w:rsidRPr="00000000" w14:paraId="00000064">
      <w:pPr>
        <w:spacing w:after="120" w:before="280" w:lineRule="auto"/>
        <w:rPr/>
      </w:pPr>
      <w:r w:rsidDel="00000000" w:rsidR="00000000" w:rsidRPr="00000000">
        <w:rPr>
          <w:b w:val="1"/>
          <w:bCs w:val="1"/>
          <w:color w:val="4472c4"/>
          <w:sz w:val="24"/>
          <w:szCs w:val="24"/>
          <w:rtl w:val="0"/>
        </w:rPr>
        <w:t xml:space="preserve">6.4 Golden Answer Attached</w:t>
      </w:r>
      <w:r w:rsidDel="00000000" w:rsidR="00000000" w:rsidRPr="00000000">
        <w:rPr>
          <w:rtl w:val="0"/>
        </w:rPr>
      </w:r>
    </w:p>
    <w:tbl>
      <w:tblPr>
        <w:tblStyle w:val="Table1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065">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066">
            <w:pPr>
              <w:rPr/>
            </w:pPr>
            <w:r w:rsidDel="00000000" w:rsidR="00000000" w:rsidRPr="00000000">
              <w:rPr>
                <w:b w:val="1"/>
                <w:bCs w:val="1"/>
                <w:color w:val="c00000"/>
                <w:rtl w:val="0"/>
              </w:rPr>
              <w:t xml:space="preserve">Blocker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067">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t xml:space="preserve">The Golden Answer is attached to the guidelines.</w:t>
            </w:r>
          </w:p>
        </w:tc>
      </w:tr>
      <w:tr>
        <w:trPr>
          <w:cantSplit w:val="0"/>
          <w:tblHeader w:val="0"/>
        </w:trPr>
        <w:tc>
          <w:tcPr>
            <w:shd w:fill="4472c4" w:val="clear"/>
          </w:tcPr>
          <w:p w:rsidR="00000000" w:rsidDel="00000000" w:rsidP="00000000" w:rsidRDefault="00000000" w:rsidRPr="00000000" w14:paraId="00000069">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tl w:val="0"/>
              </w:rPr>
              <w:t xml:space="preserve">The Golden Answer is attached to the grader guideline file.</w:t>
            </w:r>
          </w:p>
        </w:tc>
      </w:tr>
      <w:tr>
        <w:trPr>
          <w:cantSplit w:val="0"/>
          <w:tblHeader w:val="0"/>
        </w:trPr>
        <w:tc>
          <w:tcPr>
            <w:shd w:fill="4472c4" w:val="clear"/>
          </w:tcPr>
          <w:p w:rsidR="00000000" w:rsidDel="00000000" w:rsidP="00000000" w:rsidRDefault="00000000" w:rsidRPr="00000000" w14:paraId="0000006B">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06C">
            <w:pPr>
              <w:rPr/>
            </w:pPr>
            <w:r w:rsidDel="00000000" w:rsidR="00000000" w:rsidRPr="00000000">
              <w:rPr>
                <w:rtl w:val="0"/>
              </w:rPr>
              <w:t xml:space="preserve">Golden Answer is missing from the guidelines.</w:t>
            </w:r>
          </w:p>
        </w:tc>
      </w:tr>
      <w:tr>
        <w:trPr>
          <w:cantSplit w:val="0"/>
          <w:tblHeader w:val="0"/>
        </w:trPr>
        <w:tc>
          <w:tcPr>
            <w:shd w:fill="4472c4" w:val="clear"/>
          </w:tcPr>
          <w:p w:rsidR="00000000" w:rsidDel="00000000" w:rsidP="00000000" w:rsidRDefault="00000000" w:rsidRPr="00000000" w14:paraId="0000006D">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06E">
            <w:pPr>
              <w:rPr/>
            </w:pPr>
            <w:r w:rsidDel="00000000" w:rsidR="00000000" w:rsidRPr="00000000">
              <w:rPr>
                <w:rtl w:val="0"/>
              </w:rPr>
              <w:t xml:space="preserve">Verdict (pass / fail / N/A):</w:t>
            </w:r>
          </w:p>
          <w:p w:rsidR="00000000" w:rsidDel="00000000" w:rsidP="00000000" w:rsidRDefault="00000000" w:rsidRPr="00000000" w14:paraId="0000006F">
            <w:pPr>
              <w:rPr/>
            </w:pPr>
            <w:r w:rsidDel="00000000" w:rsidR="00000000" w:rsidRPr="00000000">
              <w:rPr>
                <w:rtl w:val="0"/>
              </w:rPr>
              <w:t xml:space="preserve">Note:</w:t>
            </w:r>
          </w:p>
        </w:tc>
      </w:tr>
    </w:tbl>
    <w:p w:rsidR="00000000" w:rsidDel="00000000" w:rsidP="00000000" w:rsidRDefault="00000000" w:rsidRPr="00000000" w14:paraId="00000070">
      <w:pPr>
        <w:spacing w:after="120" w:before="280" w:lineRule="auto"/>
        <w:rPr/>
      </w:pPr>
      <w:r w:rsidDel="00000000" w:rsidR="00000000" w:rsidRPr="00000000">
        <w:rPr>
          <w:b w:val="1"/>
          <w:bCs w:val="1"/>
          <w:color w:val="4472c4"/>
          <w:sz w:val="24"/>
          <w:szCs w:val="24"/>
          <w:rtl w:val="0"/>
        </w:rPr>
        <w:t xml:space="preserve">6.5 A/B/C Labeled Structure - All Graders</w:t>
      </w:r>
      <w:r w:rsidDel="00000000" w:rsidR="00000000" w:rsidRPr="00000000">
        <w:rPr>
          <w:rtl w:val="0"/>
        </w:rPr>
      </w:r>
    </w:p>
    <w:tbl>
      <w:tblPr>
        <w:tblStyle w:val="Table1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071">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072">
            <w:pPr>
              <w:rPr/>
            </w:pPr>
            <w:r w:rsidDel="00000000" w:rsidR="00000000" w:rsidRPr="00000000">
              <w:rPr>
                <w:b w:val="1"/>
                <w:bCs w:val="1"/>
                <w:color w:val="c00000"/>
                <w:rtl w:val="0"/>
              </w:rPr>
              <w:t xml:space="preserve">Blocker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073">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074">
            <w:pPr>
              <w:rPr/>
            </w:pPr>
            <w:r w:rsidDel="00000000" w:rsidR="00000000" w:rsidRPr="00000000">
              <w:rPr>
                <w:rtl w:val="0"/>
              </w:rPr>
              <w:t xml:space="preserve">Grader uses the labeled A/B/C structure. Applies to all graders, no grandfathering.</w:t>
            </w:r>
          </w:p>
        </w:tc>
      </w:tr>
      <w:tr>
        <w:trPr>
          <w:cantSplit w:val="0"/>
          <w:tblHeader w:val="0"/>
        </w:trPr>
        <w:tc>
          <w:tcPr>
            <w:shd w:fill="4472c4" w:val="clear"/>
          </w:tcPr>
          <w:p w:rsidR="00000000" w:rsidDel="00000000" w:rsidP="00000000" w:rsidRDefault="00000000" w:rsidRPr="00000000" w14:paraId="00000075">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076">
            <w:pPr>
              <w:rPr/>
            </w:pPr>
            <w:r w:rsidDel="00000000" w:rsidR="00000000" w:rsidRPr="00000000">
              <w:rPr>
                <w:rtl w:val="0"/>
              </w:rPr>
              <w:t xml:space="preserve">Grader contains three explicitly labeled sections: Section A - Non negotiables, Section B - Scope, format, and what legitimately varies, Section C - Common failure modes. All graders use A/B/C regardless of authorship date.</w:t>
            </w:r>
          </w:p>
        </w:tc>
      </w:tr>
      <w:tr>
        <w:trPr>
          <w:cantSplit w:val="0"/>
          <w:tblHeader w:val="0"/>
        </w:trPr>
        <w:tc>
          <w:tcPr>
            <w:shd w:fill="4472c4" w:val="clear"/>
          </w:tcPr>
          <w:p w:rsidR="00000000" w:rsidDel="00000000" w:rsidP="00000000" w:rsidRDefault="00000000" w:rsidRPr="00000000" w14:paraId="00000077">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078">
            <w:pPr>
              <w:rPr/>
            </w:pPr>
            <w:r w:rsidDel="00000000" w:rsidR="00000000" w:rsidRPr="00000000">
              <w:rPr>
                <w:rtl w:val="0"/>
              </w:rPr>
              <w:t xml:space="preserve">Grader does not use the A/B/C labeled structure or section labels deviate from the canonical terminology.</w:t>
            </w:r>
          </w:p>
        </w:tc>
      </w:tr>
      <w:tr>
        <w:trPr>
          <w:cantSplit w:val="0"/>
          <w:tblHeader w:val="0"/>
        </w:trPr>
        <w:tc>
          <w:tcPr>
            <w:shd w:fill="4472c4" w:val="clear"/>
          </w:tcPr>
          <w:p w:rsidR="00000000" w:rsidDel="00000000" w:rsidP="00000000" w:rsidRDefault="00000000" w:rsidRPr="00000000" w14:paraId="00000079">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t xml:space="preserve">Verdict (pass / fail / N/A):</w:t>
            </w:r>
          </w:p>
          <w:p w:rsidR="00000000" w:rsidDel="00000000" w:rsidP="00000000" w:rsidRDefault="00000000" w:rsidRPr="00000000" w14:paraId="0000007B">
            <w:pPr>
              <w:rPr/>
            </w:pPr>
            <w:r w:rsidDel="00000000" w:rsidR="00000000" w:rsidRPr="00000000">
              <w:rPr>
                <w:rtl w:val="0"/>
              </w:rPr>
              <w:t xml:space="preserve">Note:</w:t>
            </w:r>
          </w:p>
        </w:tc>
      </w:tr>
    </w:tbl>
    <w:p w:rsidR="00000000" w:rsidDel="00000000" w:rsidP="00000000" w:rsidRDefault="00000000" w:rsidRPr="00000000" w14:paraId="0000007C">
      <w:pPr>
        <w:spacing w:after="120" w:before="280" w:lineRule="auto"/>
        <w:rPr/>
      </w:pPr>
      <w:r w:rsidDel="00000000" w:rsidR="00000000" w:rsidRPr="00000000">
        <w:rPr>
          <w:b w:val="1"/>
          <w:bCs w:val="1"/>
          <w:color w:val="4472c4"/>
          <w:sz w:val="24"/>
          <w:szCs w:val="24"/>
          <w:rtl w:val="0"/>
        </w:rPr>
        <w:t xml:space="preserve">6.6 Prose Intro Names Golden by Canonical Filename</w:t>
      </w:r>
      <w:r w:rsidDel="00000000" w:rsidR="00000000" w:rsidRPr="00000000">
        <w:rPr>
          <w:rtl w:val="0"/>
        </w:rPr>
      </w:r>
    </w:p>
    <w:tbl>
      <w:tblPr>
        <w:tblStyle w:val="Table1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07D">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07E">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07F">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tl w:val="0"/>
              </w:rPr>
              <w:t xml:space="preserve">Grader opens with a prose intro that names the golden answer by its canonical filename.</w:t>
            </w:r>
          </w:p>
        </w:tc>
      </w:tr>
      <w:tr>
        <w:trPr>
          <w:cantSplit w:val="0"/>
          <w:tblHeader w:val="0"/>
        </w:trPr>
        <w:tc>
          <w:tcPr>
            <w:shd w:fill="4472c4" w:val="clear"/>
          </w:tcPr>
          <w:p w:rsidR="00000000" w:rsidDel="00000000" w:rsidP="00000000" w:rsidRDefault="00000000" w:rsidRPr="00000000" w14:paraId="00000081">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082">
            <w:pPr>
              <w:rPr/>
            </w:pPr>
            <w:r w:rsidDel="00000000" w:rsidR="00000000" w:rsidRPr="00000000">
              <w:rPr>
                <w:rtl w:val="0"/>
              </w:rPr>
              <w:t xml:space="preserve">The grader opens with a 1 to 2 sentence prose intro framing the deliverable, who the physician author is, what inputs they had, and what the output is. Names the reference golden filename verbatim.</w:t>
            </w:r>
          </w:p>
        </w:tc>
      </w:tr>
      <w:tr>
        <w:trPr>
          <w:cantSplit w:val="0"/>
          <w:tblHeader w:val="0"/>
        </w:trPr>
        <w:tc>
          <w:tcPr>
            <w:shd w:fill="4472c4" w:val="clear"/>
          </w:tcPr>
          <w:p w:rsidR="00000000" w:rsidDel="00000000" w:rsidP="00000000" w:rsidRDefault="00000000" w:rsidRPr="00000000" w14:paraId="00000083">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tl w:val="0"/>
              </w:rPr>
              <w:t xml:space="preserve">No prose intro, or the intro does not name the golden filename verbatim.</w:t>
            </w:r>
          </w:p>
        </w:tc>
      </w:tr>
      <w:tr>
        <w:trPr>
          <w:cantSplit w:val="0"/>
          <w:tblHeader w:val="0"/>
        </w:trPr>
        <w:tc>
          <w:tcPr>
            <w:shd w:fill="4472c4" w:val="clear"/>
          </w:tcPr>
          <w:p w:rsidR="00000000" w:rsidDel="00000000" w:rsidP="00000000" w:rsidRDefault="00000000" w:rsidRPr="00000000" w14:paraId="00000085">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tl w:val="0"/>
              </w:rPr>
              <w:t xml:space="preserve">Verdict (pass / fail / N/A):</w:t>
            </w:r>
          </w:p>
          <w:p w:rsidR="00000000" w:rsidDel="00000000" w:rsidP="00000000" w:rsidRDefault="00000000" w:rsidRPr="00000000" w14:paraId="00000087">
            <w:pPr>
              <w:rPr/>
            </w:pPr>
            <w:r w:rsidDel="00000000" w:rsidR="00000000" w:rsidRPr="00000000">
              <w:rPr>
                <w:rtl w:val="0"/>
              </w:rPr>
              <w:t xml:space="preserve">Note:</w:t>
            </w:r>
          </w:p>
        </w:tc>
      </w:tr>
    </w:tbl>
    <w:p w:rsidR="00000000" w:rsidDel="00000000" w:rsidP="00000000" w:rsidRDefault="00000000" w:rsidRPr="00000000" w14:paraId="00000088">
      <w:pPr>
        <w:spacing w:after="120" w:before="280" w:lineRule="auto"/>
        <w:rPr/>
      </w:pPr>
      <w:r w:rsidDel="00000000" w:rsidR="00000000" w:rsidRPr="00000000">
        <w:rPr>
          <w:b w:val="1"/>
          <w:bCs w:val="1"/>
          <w:color w:val="4472c4"/>
          <w:sz w:val="24"/>
          <w:szCs w:val="24"/>
          <w:rtl w:val="0"/>
        </w:rPr>
        <w:t xml:space="preserve">6.7 One Defensible X Framing in Intro</w:t>
      </w:r>
      <w:r w:rsidDel="00000000" w:rsidR="00000000" w:rsidRPr="00000000">
        <w:rPr>
          <w:rtl w:val="0"/>
        </w:rPr>
      </w:r>
    </w:p>
    <w:tbl>
      <w:tblPr>
        <w:tblStyle w:val="Table1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089">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08A">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08B">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08C">
            <w:pPr>
              <w:rPr/>
            </w:pPr>
            <w:r w:rsidDel="00000000" w:rsidR="00000000" w:rsidRPr="00000000">
              <w:rPr>
                <w:rtl w:val="0"/>
              </w:rPr>
              <w:t xml:space="preserve">Grader intro includes the 'this is one defensible X, not the only one' framing.</w:t>
            </w:r>
          </w:p>
        </w:tc>
      </w:tr>
      <w:tr>
        <w:trPr>
          <w:cantSplit w:val="0"/>
          <w:tblHeader w:val="0"/>
        </w:trPr>
        <w:tc>
          <w:tcPr>
            <w:shd w:fill="4472c4" w:val="clear"/>
          </w:tcPr>
          <w:p w:rsidR="00000000" w:rsidDel="00000000" w:rsidP="00000000" w:rsidRDefault="00000000" w:rsidRPr="00000000" w14:paraId="0000008D">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08E">
            <w:pPr>
              <w:rPr/>
            </w:pPr>
            <w:r w:rsidDel="00000000" w:rsidR="00000000" w:rsidRPr="00000000">
              <w:rPr>
                <w:rtl w:val="0"/>
              </w:rPr>
              <w:t xml:space="preserve">Grader intro includes the phrase 'this is one defensible [deliverable type], not the only one' or a close variant, framing the golden as one benchmark rather than the sole correct approach.</w:t>
            </w:r>
          </w:p>
        </w:tc>
      </w:tr>
      <w:tr>
        <w:trPr>
          <w:cantSplit w:val="0"/>
          <w:tblHeader w:val="0"/>
        </w:trPr>
        <w:tc>
          <w:tcPr>
            <w:shd w:fill="4472c4" w:val="clear"/>
          </w:tcPr>
          <w:p w:rsidR="00000000" w:rsidDel="00000000" w:rsidP="00000000" w:rsidRDefault="00000000" w:rsidRPr="00000000" w14:paraId="0000008F">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090">
            <w:pPr>
              <w:rPr/>
            </w:pPr>
            <w:r w:rsidDel="00000000" w:rsidR="00000000" w:rsidRPr="00000000">
              <w:rPr>
                <w:rtl w:val="0"/>
              </w:rPr>
              <w:t xml:space="preserve">Framing is absent or describes the golden as the sole correct answer.</w:t>
            </w:r>
          </w:p>
        </w:tc>
      </w:tr>
      <w:tr>
        <w:trPr>
          <w:cantSplit w:val="0"/>
          <w:tblHeader w:val="0"/>
        </w:trPr>
        <w:tc>
          <w:tcPr>
            <w:shd w:fill="4472c4" w:val="clear"/>
          </w:tcPr>
          <w:p w:rsidR="00000000" w:rsidDel="00000000" w:rsidP="00000000" w:rsidRDefault="00000000" w:rsidRPr="00000000" w14:paraId="00000091">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092">
            <w:pPr>
              <w:rPr/>
            </w:pPr>
            <w:r w:rsidDel="00000000" w:rsidR="00000000" w:rsidRPr="00000000">
              <w:rPr>
                <w:rtl w:val="0"/>
              </w:rPr>
              <w:t xml:space="preserve">Verdict (pass / fail / N/A):</w:t>
            </w:r>
          </w:p>
          <w:p w:rsidR="00000000" w:rsidDel="00000000" w:rsidP="00000000" w:rsidRDefault="00000000" w:rsidRPr="00000000" w14:paraId="00000093">
            <w:pPr>
              <w:rPr/>
            </w:pPr>
            <w:r w:rsidDel="00000000" w:rsidR="00000000" w:rsidRPr="00000000">
              <w:rPr>
                <w:rtl w:val="0"/>
              </w:rPr>
              <w:t xml:space="preserve">Note:</w:t>
            </w:r>
          </w:p>
        </w:tc>
      </w:tr>
    </w:tbl>
    <w:p w:rsidR="00000000" w:rsidDel="00000000" w:rsidP="00000000" w:rsidRDefault="00000000" w:rsidRPr="00000000" w14:paraId="00000094">
      <w:pPr>
        <w:spacing w:after="120" w:before="280" w:lineRule="auto"/>
        <w:rPr/>
      </w:pPr>
      <w:r w:rsidDel="00000000" w:rsidR="00000000" w:rsidRPr="00000000">
        <w:rPr>
          <w:b w:val="1"/>
          <w:bCs w:val="1"/>
          <w:color w:val="4472c4"/>
          <w:sz w:val="24"/>
          <w:szCs w:val="24"/>
          <w:rtl w:val="0"/>
        </w:rPr>
        <w:t xml:space="preserve">6.8 Prose Over Bullets in Sections A, B, C</w:t>
      </w:r>
      <w:r w:rsidDel="00000000" w:rsidR="00000000" w:rsidRPr="00000000">
        <w:rPr>
          <w:rtl w:val="0"/>
        </w:rPr>
      </w:r>
    </w:p>
    <w:tbl>
      <w:tblPr>
        <w:tblStyle w:val="Table1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095">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096">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097">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098">
            <w:pPr>
              <w:rPr/>
            </w:pPr>
            <w:r w:rsidDel="00000000" w:rsidR="00000000" w:rsidRPr="00000000">
              <w:rPr>
                <w:rtl w:val="0"/>
              </w:rPr>
              <w:t xml:space="preserve">Sections A, B, and C are written as prose paragraphs, not bulleted checklists.</w:t>
            </w:r>
          </w:p>
        </w:tc>
      </w:tr>
      <w:tr>
        <w:trPr>
          <w:cantSplit w:val="0"/>
          <w:tblHeader w:val="0"/>
        </w:trPr>
        <w:tc>
          <w:tcPr>
            <w:shd w:fill="4472c4" w:val="clear"/>
          </w:tcPr>
          <w:p w:rsidR="00000000" w:rsidDel="00000000" w:rsidP="00000000" w:rsidRDefault="00000000" w:rsidRPr="00000000" w14:paraId="00000099">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09A">
            <w:pPr>
              <w:rPr/>
            </w:pPr>
            <w:r w:rsidDel="00000000" w:rsidR="00000000" w:rsidRPr="00000000">
              <w:rPr>
                <w:rtl w:val="0"/>
              </w:rPr>
              <w:t xml:space="preserve">Sections A, B, and C are written as flowing prose. Inline lists are used sparingly when they enumerate distinct items.</w:t>
            </w:r>
          </w:p>
        </w:tc>
      </w:tr>
      <w:tr>
        <w:trPr>
          <w:cantSplit w:val="0"/>
          <w:tblHeader w:val="0"/>
        </w:trPr>
        <w:tc>
          <w:tcPr>
            <w:shd w:fill="4472c4" w:val="clear"/>
          </w:tcPr>
          <w:p w:rsidR="00000000" w:rsidDel="00000000" w:rsidP="00000000" w:rsidRDefault="00000000" w:rsidRPr="00000000" w14:paraId="0000009B">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09C">
            <w:pPr>
              <w:rPr/>
            </w:pPr>
            <w:r w:rsidDel="00000000" w:rsidR="00000000" w:rsidRPr="00000000">
              <w:rPr>
                <w:rtl w:val="0"/>
              </w:rPr>
              <w:t xml:space="preserve">Sections A, B, or C are written as bulleted checklists, which causes the grader to tick boxes rather than reason holistically.</w:t>
            </w:r>
          </w:p>
        </w:tc>
      </w:tr>
      <w:tr>
        <w:trPr>
          <w:cantSplit w:val="0"/>
          <w:tblHeader w:val="0"/>
        </w:trPr>
        <w:tc>
          <w:tcPr>
            <w:shd w:fill="4472c4" w:val="clear"/>
          </w:tcPr>
          <w:p w:rsidR="00000000" w:rsidDel="00000000" w:rsidP="00000000" w:rsidRDefault="00000000" w:rsidRPr="00000000" w14:paraId="0000009D">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09E">
            <w:pPr>
              <w:rPr/>
            </w:pPr>
            <w:r w:rsidDel="00000000" w:rsidR="00000000" w:rsidRPr="00000000">
              <w:rPr>
                <w:rtl w:val="0"/>
              </w:rPr>
              <w:t xml:space="preserve">Verdict (pass / fail / N/A):</w:t>
            </w:r>
          </w:p>
          <w:p w:rsidR="00000000" w:rsidDel="00000000" w:rsidP="00000000" w:rsidRDefault="00000000" w:rsidRPr="00000000" w14:paraId="0000009F">
            <w:pPr>
              <w:rPr/>
            </w:pPr>
            <w:r w:rsidDel="00000000" w:rsidR="00000000" w:rsidRPr="00000000">
              <w:rPr>
                <w:rtl w:val="0"/>
              </w:rPr>
              <w:t xml:space="preserve">Note:</w:t>
            </w:r>
          </w:p>
        </w:tc>
      </w:tr>
    </w:tbl>
    <w:p w:rsidR="00000000" w:rsidDel="00000000" w:rsidP="00000000" w:rsidRDefault="00000000" w:rsidRPr="00000000" w14:paraId="000000A0">
      <w:pPr>
        <w:spacing w:after="120" w:before="280" w:lineRule="auto"/>
        <w:rPr/>
      </w:pPr>
      <w:r w:rsidDel="00000000" w:rsidR="00000000" w:rsidRPr="00000000">
        <w:rPr>
          <w:b w:val="1"/>
          <w:bCs w:val="1"/>
          <w:color w:val="4472c4"/>
          <w:sz w:val="24"/>
          <w:szCs w:val="24"/>
          <w:rtl w:val="0"/>
        </w:rPr>
        <w:t xml:space="preserve">6.9 Section B Fabrication Clause</w:t>
      </w:r>
      <w:r w:rsidDel="00000000" w:rsidR="00000000" w:rsidRPr="00000000">
        <w:rPr>
          <w:rtl w:val="0"/>
        </w:rPr>
      </w:r>
    </w:p>
    <w:tbl>
      <w:tblPr>
        <w:tblStyle w:val="Table1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0A1">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0A2">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0A3">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0A4">
            <w:pPr>
              <w:rPr/>
            </w:pPr>
            <w:r w:rsidDel="00000000" w:rsidR="00000000" w:rsidRPr="00000000">
              <w:rPr>
                <w:rtl w:val="0"/>
              </w:rPr>
              <w:t xml:space="preserve">Section B contains a fabrication clause that aligns with the 5/23 instruction document's prescribed framing.</w:t>
            </w:r>
          </w:p>
        </w:tc>
      </w:tr>
      <w:tr>
        <w:trPr>
          <w:cantSplit w:val="0"/>
          <w:tblHeader w:val="0"/>
        </w:trPr>
        <w:tc>
          <w:tcPr>
            <w:shd w:fill="4472c4" w:val="clear"/>
          </w:tcPr>
          <w:p w:rsidR="00000000" w:rsidDel="00000000" w:rsidP="00000000" w:rsidRDefault="00000000" w:rsidRPr="00000000" w14:paraId="000000A5">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0A6">
            <w:pPr>
              <w:rPr/>
            </w:pPr>
            <w:r w:rsidDel="00000000" w:rsidR="00000000" w:rsidRPr="00000000">
              <w:rPr>
                <w:rtl w:val="0"/>
              </w:rPr>
              <w:t xml:space="preserve">Section B contains a fabrication clause that aligns with the 5/23 prescribed text. Close paraphrase is acceptable; verbatim is not required. The clause communicates that the golden is one valid completion among many and is the calibration anchor for what is supported by the source files, that reasonable expert divergence from the golden is not fabrication when supported by the source files, and that fabrication means clinical content not supported by the source files. Tutor-narrating-to-colleague register.</w:t>
            </w:r>
          </w:p>
        </w:tc>
      </w:tr>
      <w:tr>
        <w:trPr>
          <w:cantSplit w:val="0"/>
          <w:tblHeader w:val="0"/>
        </w:trPr>
        <w:tc>
          <w:tcPr>
            <w:shd w:fill="4472c4" w:val="clear"/>
          </w:tcPr>
          <w:p w:rsidR="00000000" w:rsidDel="00000000" w:rsidP="00000000" w:rsidRDefault="00000000" w:rsidRPr="00000000" w14:paraId="000000A7">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0A8">
            <w:pPr>
              <w:rPr/>
            </w:pPr>
            <w:r w:rsidDel="00000000" w:rsidR="00000000" w:rsidRPr="00000000">
              <w:rPr>
                <w:rtl w:val="0"/>
              </w:rPr>
              <w:t xml:space="preserve">Section B fabrication clause is missing, OR uses the v6.2 absolutist framing ('the golden is your source of truth', 'answers outside Section B are fabrication regardless of how well defended'), OR materially conflicts with the 5/23 prescribed framing on the points above.</w:t>
            </w:r>
          </w:p>
        </w:tc>
      </w:tr>
      <w:tr>
        <w:trPr>
          <w:cantSplit w:val="0"/>
          <w:tblHeader w:val="0"/>
        </w:trPr>
        <w:tc>
          <w:tcPr>
            <w:shd w:fill="4472c4" w:val="clear"/>
          </w:tcPr>
          <w:p w:rsidR="00000000" w:rsidDel="00000000" w:rsidP="00000000" w:rsidRDefault="00000000" w:rsidRPr="00000000" w14:paraId="000000A9">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0AA">
            <w:pPr>
              <w:rPr/>
            </w:pPr>
            <w:r w:rsidDel="00000000" w:rsidR="00000000" w:rsidRPr="00000000">
              <w:rPr>
                <w:rtl w:val="0"/>
              </w:rPr>
              <w:t xml:space="preserve">Verdict (pass / fail / N/A):</w:t>
            </w:r>
          </w:p>
          <w:p w:rsidR="00000000" w:rsidDel="00000000" w:rsidP="00000000" w:rsidRDefault="00000000" w:rsidRPr="00000000" w14:paraId="000000AB">
            <w:pPr>
              <w:rPr/>
            </w:pPr>
            <w:r w:rsidDel="00000000" w:rsidR="00000000" w:rsidRPr="00000000">
              <w:rPr>
                <w:rtl w:val="0"/>
              </w:rPr>
              <w:t xml:space="preserve">Note:</w:t>
            </w:r>
          </w:p>
        </w:tc>
      </w:tr>
    </w:tbl>
    <w:p w:rsidR="00000000" w:rsidDel="00000000" w:rsidP="00000000" w:rsidRDefault="00000000" w:rsidRPr="00000000" w14:paraId="000000AC">
      <w:pPr>
        <w:spacing w:after="120" w:before="280" w:lineRule="auto"/>
        <w:rPr/>
      </w:pPr>
      <w:r w:rsidDel="00000000" w:rsidR="00000000" w:rsidRPr="00000000">
        <w:rPr>
          <w:b w:val="1"/>
          <w:bCs w:val="1"/>
          <w:color w:val="4472c4"/>
          <w:sz w:val="24"/>
          <w:szCs w:val="24"/>
          <w:rtl w:val="0"/>
        </w:rPr>
        <w:t xml:space="preserve">6.10 Five-Band 0.0 to 1.0 Scoring Scale</w:t>
      </w:r>
      <w:r w:rsidDel="00000000" w:rsidR="00000000" w:rsidRPr="00000000">
        <w:rPr>
          <w:rtl w:val="0"/>
        </w:rPr>
      </w:r>
    </w:p>
    <w:tbl>
      <w:tblPr>
        <w:tblStyle w:val="Table1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0AD">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0AE">
            <w:pPr>
              <w:rPr/>
            </w:pPr>
            <w:r w:rsidDel="00000000" w:rsidR="00000000" w:rsidRPr="00000000">
              <w:rPr>
                <w:b w:val="1"/>
                <w:bCs w:val="1"/>
                <w:color w:val="c00000"/>
                <w:rtl w:val="0"/>
              </w:rPr>
              <w:t xml:space="preserve">Blocker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0AF">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0B0">
            <w:pPr>
              <w:rPr/>
            </w:pPr>
            <w:r w:rsidDel="00000000" w:rsidR="00000000" w:rsidRPr="00000000">
              <w:rPr>
                <w:rtl w:val="0"/>
              </w:rPr>
              <w:t xml:space="preserve">Scoring uses a 0.0 to 1.0 scale with five descriptive bands.</w:t>
            </w:r>
          </w:p>
        </w:tc>
      </w:tr>
      <w:tr>
        <w:trPr>
          <w:cantSplit w:val="0"/>
          <w:tblHeader w:val="0"/>
        </w:trPr>
        <w:tc>
          <w:tcPr>
            <w:shd w:fill="4472c4" w:val="clear"/>
          </w:tcPr>
          <w:p w:rsidR="00000000" w:rsidDel="00000000" w:rsidP="00000000" w:rsidRDefault="00000000" w:rsidRPr="00000000" w14:paraId="000000B1">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0B2">
            <w:pPr>
              <w:rPr/>
            </w:pPr>
            <w:r w:rsidDel="00000000" w:rsidR="00000000" w:rsidRPr="00000000">
              <w:rPr>
                <w:rtl w:val="0"/>
              </w:rPr>
              <w:t xml:space="preserve">Scoring is expressed as five bands covering 0.0 to 1.0 in equal increments: 0.0-0.2, 0.2-0.4, 0.4-0.6, 0.6-0.8, 0.8-1.0. Bands are written as prose describing what work at that level looks like.</w:t>
            </w:r>
          </w:p>
        </w:tc>
      </w:tr>
      <w:tr>
        <w:trPr>
          <w:cantSplit w:val="0"/>
          <w:tblHeader w:val="0"/>
        </w:trPr>
        <w:tc>
          <w:tcPr>
            <w:shd w:fill="4472c4" w:val="clear"/>
          </w:tcPr>
          <w:p w:rsidR="00000000" w:rsidDel="00000000" w:rsidP="00000000" w:rsidRDefault="00000000" w:rsidRPr="00000000" w14:paraId="000000B3">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0B4">
            <w:pPr>
              <w:rPr/>
            </w:pPr>
            <w:r w:rsidDel="00000000" w:rsidR="00000000" w:rsidRPr="00000000">
              <w:rPr>
                <w:rtl w:val="0"/>
              </w:rPr>
              <w:t xml:space="preserve">Scoring uses a different scale (e.g., 0 to 100) or different band boundaries.</w:t>
            </w:r>
          </w:p>
        </w:tc>
      </w:tr>
      <w:tr>
        <w:trPr>
          <w:cantSplit w:val="0"/>
          <w:tblHeader w:val="0"/>
        </w:trPr>
        <w:tc>
          <w:tcPr>
            <w:shd w:fill="4472c4" w:val="clear"/>
          </w:tcPr>
          <w:p w:rsidR="00000000" w:rsidDel="00000000" w:rsidP="00000000" w:rsidRDefault="00000000" w:rsidRPr="00000000" w14:paraId="000000B5">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0B6">
            <w:pPr>
              <w:rPr/>
            </w:pPr>
            <w:r w:rsidDel="00000000" w:rsidR="00000000" w:rsidRPr="00000000">
              <w:rPr>
                <w:rtl w:val="0"/>
              </w:rPr>
              <w:t xml:space="preserve">Verdict (pass / fail / N/A):</w:t>
            </w:r>
          </w:p>
          <w:p w:rsidR="00000000" w:rsidDel="00000000" w:rsidP="00000000" w:rsidRDefault="00000000" w:rsidRPr="00000000" w14:paraId="000000B7">
            <w:pPr>
              <w:rPr/>
            </w:pPr>
            <w:r w:rsidDel="00000000" w:rsidR="00000000" w:rsidRPr="00000000">
              <w:rPr>
                <w:rtl w:val="0"/>
              </w:rPr>
              <w:t xml:space="preserve">Note:</w:t>
            </w:r>
          </w:p>
        </w:tc>
      </w:tr>
    </w:tbl>
    <w:p w:rsidR="00000000" w:rsidDel="00000000" w:rsidP="00000000" w:rsidRDefault="00000000" w:rsidRPr="00000000" w14:paraId="000000B8">
      <w:pPr>
        <w:spacing w:after="120" w:before="280" w:lineRule="auto"/>
        <w:rPr/>
      </w:pPr>
      <w:r w:rsidDel="00000000" w:rsidR="00000000" w:rsidRPr="00000000">
        <w:rPr>
          <w:b w:val="1"/>
          <w:bCs w:val="1"/>
          <w:color w:val="4472c4"/>
          <w:sz w:val="24"/>
          <w:szCs w:val="24"/>
          <w:rtl w:val="0"/>
        </w:rPr>
        <w:t xml:space="preserve">6.11 Five Band Descriptors Present with Task-Specific Anchor Items</w:t>
      </w:r>
      <w:r w:rsidDel="00000000" w:rsidR="00000000" w:rsidRPr="00000000">
        <w:rPr>
          <w:rtl w:val="0"/>
        </w:rPr>
      </w:r>
    </w:p>
    <w:tbl>
      <w:tblPr>
        <w:tblStyle w:val="Table1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0B9">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0BA">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0BB">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0BC">
            <w:pPr>
              <w:rPr/>
            </w:pPr>
            <w:r w:rsidDel="00000000" w:rsidR="00000000" w:rsidRPr="00000000">
              <w:rPr>
                <w:rtl w:val="0"/>
              </w:rPr>
              <w:t xml:space="preserve">The five Sanctum scoring bands are present and adapted to the task by naming the task-specific anchor items at each band.</w:t>
            </w:r>
          </w:p>
        </w:tc>
      </w:tr>
      <w:tr>
        <w:trPr>
          <w:cantSplit w:val="0"/>
          <w:tblHeader w:val="0"/>
        </w:trPr>
        <w:tc>
          <w:tcPr>
            <w:shd w:fill="4472c4" w:val="clear"/>
          </w:tcPr>
          <w:p w:rsidR="00000000" w:rsidDel="00000000" w:rsidP="00000000" w:rsidRDefault="00000000" w:rsidRPr="00000000" w14:paraId="000000BD">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0BE">
            <w:pPr>
              <w:rPr/>
            </w:pPr>
            <w:r w:rsidDel="00000000" w:rsidR="00000000" w:rsidRPr="00000000">
              <w:rPr>
                <w:rtl w:val="0"/>
              </w:rPr>
              <w:t xml:space="preserve">Bands at 0.0 to 0.2, 0.2 to 0.4, 0.4 to 0.6, 0.6 to 0.8, and 0.8 to 1.0 are each present. Each band carries a short holistic label and two to three prose sentences naming the task-specific anchor items at that level (which anchor items are present or missed, what kind of errors are typical, what the scope looks like). The same anchor items appear consistently across bands so the grader can trace how a given element is handled differently at each level. Fabrication is addressed in the 0.0 to 0.2 band and senior-reviewer acceptability is addressed in the 0.8 to 1.0 band.</w:t>
            </w:r>
          </w:p>
        </w:tc>
      </w:tr>
      <w:tr>
        <w:trPr>
          <w:cantSplit w:val="0"/>
          <w:tblHeader w:val="0"/>
        </w:trPr>
        <w:tc>
          <w:tcPr>
            <w:shd w:fill="4472c4" w:val="clear"/>
          </w:tcPr>
          <w:p w:rsidR="00000000" w:rsidDel="00000000" w:rsidP="00000000" w:rsidRDefault="00000000" w:rsidRPr="00000000" w14:paraId="000000BF">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0C0">
            <w:pPr>
              <w:rPr/>
            </w:pPr>
            <w:r w:rsidDel="00000000" w:rsidR="00000000" w:rsidRPr="00000000">
              <w:rPr>
                <w:rtl w:val="0"/>
              </w:rPr>
              <w:t xml:space="preserve">One or more bands are missing, the bands carry only generic 5/23 descriptors without task-specific anchor item adaptation, the anchor items shift across bands rather than tracing the same elements, or fabrication and senior-reviewer acceptability are not addressed at the appropriate bands.</w:t>
            </w:r>
          </w:p>
        </w:tc>
      </w:tr>
      <w:tr>
        <w:trPr>
          <w:cantSplit w:val="0"/>
          <w:tblHeader w:val="0"/>
        </w:trPr>
        <w:tc>
          <w:tcPr>
            <w:shd w:fill="4472c4" w:val="clear"/>
          </w:tcPr>
          <w:p w:rsidR="00000000" w:rsidDel="00000000" w:rsidP="00000000" w:rsidRDefault="00000000" w:rsidRPr="00000000" w14:paraId="000000C1">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t xml:space="preserve">Verdict (pass / fail / N/A):</w:t>
            </w:r>
          </w:p>
          <w:p w:rsidR="00000000" w:rsidDel="00000000" w:rsidP="00000000" w:rsidRDefault="00000000" w:rsidRPr="00000000" w14:paraId="000000C3">
            <w:pPr>
              <w:rPr/>
            </w:pPr>
            <w:r w:rsidDel="00000000" w:rsidR="00000000" w:rsidRPr="00000000">
              <w:rPr>
                <w:rtl w:val="0"/>
              </w:rPr>
              <w:t xml:space="preserve">Note:</w:t>
            </w:r>
          </w:p>
        </w:tc>
      </w:tr>
    </w:tbl>
    <w:p w:rsidR="00000000" w:rsidDel="00000000" w:rsidP="00000000" w:rsidRDefault="00000000" w:rsidRPr="00000000" w14:paraId="000000C4">
      <w:pPr>
        <w:spacing w:after="120" w:before="280" w:lineRule="auto"/>
        <w:rPr/>
      </w:pPr>
      <w:r w:rsidDel="00000000" w:rsidR="00000000" w:rsidRPr="00000000">
        <w:rPr>
          <w:b w:val="1"/>
          <w:bCs w:val="1"/>
          <w:color w:val="4472c4"/>
          <w:sz w:val="24"/>
          <w:szCs w:val="24"/>
          <w:rtl w:val="0"/>
        </w:rPr>
        <w:t xml:space="preserve">6.12 Anchor Items Consistent Across Bands</w:t>
      </w:r>
      <w:r w:rsidDel="00000000" w:rsidR="00000000" w:rsidRPr="00000000">
        <w:rPr>
          <w:rtl w:val="0"/>
        </w:rPr>
      </w:r>
    </w:p>
    <w:tbl>
      <w:tblPr>
        <w:tblStyle w:val="Table2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0C5">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0C6">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0C7">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0C8">
            <w:pPr>
              <w:rPr/>
            </w:pPr>
            <w:r w:rsidDel="00000000" w:rsidR="00000000" w:rsidRPr="00000000">
              <w:rPr>
                <w:rtl w:val="0"/>
              </w:rPr>
              <w:t xml:space="preserve">Anchor items appear consistently across all five bands so the grader can trace how each element is handled at each level.</w:t>
            </w:r>
          </w:p>
        </w:tc>
      </w:tr>
      <w:tr>
        <w:trPr>
          <w:cantSplit w:val="0"/>
          <w:tblHeader w:val="0"/>
        </w:trPr>
        <w:tc>
          <w:tcPr>
            <w:shd w:fill="4472c4" w:val="clear"/>
          </w:tcPr>
          <w:p w:rsidR="00000000" w:rsidDel="00000000" w:rsidP="00000000" w:rsidRDefault="00000000" w:rsidRPr="00000000" w14:paraId="000000C9">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0CA">
            <w:pPr>
              <w:rPr/>
            </w:pPr>
            <w:r w:rsidDel="00000000" w:rsidR="00000000" w:rsidRPr="00000000">
              <w:rPr>
                <w:rtl w:val="0"/>
              </w:rPr>
              <w:t xml:space="preserve">The same task specific anchor items (e.g., a safety assessment, a cross source reconciliation) appear in each band's description with a description of how they are handled at that level.</w:t>
            </w:r>
          </w:p>
        </w:tc>
      </w:tr>
      <w:tr>
        <w:trPr>
          <w:cantSplit w:val="0"/>
          <w:tblHeader w:val="0"/>
        </w:trPr>
        <w:tc>
          <w:tcPr>
            <w:shd w:fill="4472c4" w:val="clear"/>
          </w:tcPr>
          <w:p w:rsidR="00000000" w:rsidDel="00000000" w:rsidP="00000000" w:rsidRDefault="00000000" w:rsidRPr="00000000" w14:paraId="000000CB">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0CC">
            <w:pPr>
              <w:rPr/>
            </w:pPr>
            <w:r w:rsidDel="00000000" w:rsidR="00000000" w:rsidRPr="00000000">
              <w:rPr>
                <w:rtl w:val="0"/>
              </w:rPr>
              <w:t xml:space="preserve">Anchor items appear in some bands but not others, making the band to band trace impossible.</w:t>
            </w:r>
          </w:p>
        </w:tc>
      </w:tr>
      <w:tr>
        <w:trPr>
          <w:cantSplit w:val="0"/>
          <w:tblHeader w:val="0"/>
        </w:trPr>
        <w:tc>
          <w:tcPr>
            <w:shd w:fill="4472c4" w:val="clear"/>
          </w:tcPr>
          <w:p w:rsidR="00000000" w:rsidDel="00000000" w:rsidP="00000000" w:rsidRDefault="00000000" w:rsidRPr="00000000" w14:paraId="000000CD">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0CE">
            <w:pPr>
              <w:rPr/>
            </w:pPr>
            <w:r w:rsidDel="00000000" w:rsidR="00000000" w:rsidRPr="00000000">
              <w:rPr>
                <w:rtl w:val="0"/>
              </w:rPr>
              <w:t xml:space="preserve">Verdict (pass / fail / N/A):</w:t>
            </w:r>
          </w:p>
          <w:p w:rsidR="00000000" w:rsidDel="00000000" w:rsidP="00000000" w:rsidRDefault="00000000" w:rsidRPr="00000000" w14:paraId="000000CF">
            <w:pPr>
              <w:rPr/>
            </w:pPr>
            <w:r w:rsidDel="00000000" w:rsidR="00000000" w:rsidRPr="00000000">
              <w:rPr>
                <w:rtl w:val="0"/>
              </w:rPr>
              <w:t xml:space="preserve">Note:</w:t>
            </w:r>
          </w:p>
        </w:tc>
      </w:tr>
    </w:tbl>
    <w:p w:rsidR="00000000" w:rsidDel="00000000" w:rsidP="00000000" w:rsidRDefault="00000000" w:rsidRPr="00000000" w14:paraId="000000D0">
      <w:pPr>
        <w:spacing w:after="120" w:before="280" w:lineRule="auto"/>
        <w:rPr/>
      </w:pPr>
      <w:r w:rsidDel="00000000" w:rsidR="00000000" w:rsidRPr="00000000">
        <w:rPr>
          <w:b w:val="1"/>
          <w:bCs w:val="1"/>
          <w:color w:val="4472c4"/>
          <w:sz w:val="24"/>
          <w:szCs w:val="24"/>
          <w:rtl w:val="0"/>
        </w:rPr>
        <w:t xml:space="preserve">6.13 Bands Are Reference Points Framing</w:t>
      </w:r>
      <w:r w:rsidDel="00000000" w:rsidR="00000000" w:rsidRPr="00000000">
        <w:rPr>
          <w:rtl w:val="0"/>
        </w:rPr>
      </w:r>
    </w:p>
    <w:tbl>
      <w:tblPr>
        <w:tblStyle w:val="Table2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0D1">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0D2">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0D3">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0D4">
            <w:pPr>
              <w:rPr/>
            </w:pPr>
            <w:r w:rsidDel="00000000" w:rsidR="00000000" w:rsidRPr="00000000">
              <w:rPr>
                <w:rtl w:val="0"/>
              </w:rPr>
              <w:t xml:space="preserve">Scoring section includes the framing that bands are reference points, not a formula.</w:t>
            </w:r>
          </w:p>
        </w:tc>
      </w:tr>
      <w:tr>
        <w:trPr>
          <w:cantSplit w:val="0"/>
          <w:tblHeader w:val="0"/>
        </w:trPr>
        <w:tc>
          <w:tcPr>
            <w:shd w:fill="4472c4" w:val="clear"/>
          </w:tcPr>
          <w:p w:rsidR="00000000" w:rsidDel="00000000" w:rsidP="00000000" w:rsidRDefault="00000000" w:rsidRPr="00000000" w14:paraId="000000D5">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0D6">
            <w:pPr>
              <w:rPr/>
            </w:pPr>
            <w:r w:rsidDel="00000000" w:rsidR="00000000" w:rsidRPr="00000000">
              <w:rPr>
                <w:rtl w:val="0"/>
              </w:rPr>
              <w:t xml:space="preserve">Scoring section contains the phrase 'bands are reference points, not a formula' or a close variant.</w:t>
            </w:r>
          </w:p>
        </w:tc>
      </w:tr>
      <w:tr>
        <w:trPr>
          <w:cantSplit w:val="0"/>
          <w:tblHeader w:val="0"/>
        </w:trPr>
        <w:tc>
          <w:tcPr>
            <w:shd w:fill="4472c4" w:val="clear"/>
          </w:tcPr>
          <w:p w:rsidR="00000000" w:rsidDel="00000000" w:rsidP="00000000" w:rsidRDefault="00000000" w:rsidRPr="00000000" w14:paraId="000000D7">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0D8">
            <w:pPr>
              <w:rPr/>
            </w:pPr>
            <w:r w:rsidDel="00000000" w:rsidR="00000000" w:rsidRPr="00000000">
              <w:rPr>
                <w:rtl w:val="0"/>
              </w:rPr>
              <w:t xml:space="preserve">Framing is absent.</w:t>
            </w:r>
          </w:p>
        </w:tc>
      </w:tr>
      <w:tr>
        <w:trPr>
          <w:cantSplit w:val="0"/>
          <w:tblHeader w:val="0"/>
        </w:trPr>
        <w:tc>
          <w:tcPr>
            <w:shd w:fill="4472c4" w:val="clear"/>
          </w:tcPr>
          <w:p w:rsidR="00000000" w:rsidDel="00000000" w:rsidP="00000000" w:rsidRDefault="00000000" w:rsidRPr="00000000" w14:paraId="000000D9">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0DA">
            <w:pPr>
              <w:rPr/>
            </w:pPr>
            <w:r w:rsidDel="00000000" w:rsidR="00000000" w:rsidRPr="00000000">
              <w:rPr>
                <w:rtl w:val="0"/>
              </w:rPr>
              <w:t xml:space="preserve">Verdict (pass / fail / N/A):</w:t>
            </w:r>
          </w:p>
          <w:p w:rsidR="00000000" w:rsidDel="00000000" w:rsidP="00000000" w:rsidRDefault="00000000" w:rsidRPr="00000000" w14:paraId="000000DB">
            <w:pPr>
              <w:rPr/>
            </w:pPr>
            <w:r w:rsidDel="00000000" w:rsidR="00000000" w:rsidRPr="00000000">
              <w:rPr>
                <w:rtl w:val="0"/>
              </w:rPr>
              <w:t xml:space="preserve">Note:</w:t>
            </w:r>
          </w:p>
        </w:tc>
      </w:tr>
    </w:tbl>
    <w:p w:rsidR="00000000" w:rsidDel="00000000" w:rsidP="00000000" w:rsidRDefault="00000000" w:rsidRPr="00000000" w14:paraId="000000DC">
      <w:pPr>
        <w:spacing w:after="120" w:before="280" w:lineRule="auto"/>
        <w:rPr/>
      </w:pPr>
      <w:r w:rsidDel="00000000" w:rsidR="00000000" w:rsidRPr="00000000">
        <w:rPr>
          <w:b w:val="1"/>
          <w:bCs w:val="1"/>
          <w:color w:val="4472c4"/>
          <w:sz w:val="24"/>
          <w:szCs w:val="24"/>
          <w:rtl w:val="0"/>
        </w:rPr>
        <w:t xml:space="preserve">6.14 No Reasoning/Score Format Disclaimer Line</w:t>
      </w:r>
      <w:r w:rsidDel="00000000" w:rsidR="00000000" w:rsidRPr="00000000">
        <w:rPr>
          <w:rtl w:val="0"/>
        </w:rPr>
      </w:r>
    </w:p>
    <w:tbl>
      <w:tblPr>
        <w:tblStyle w:val="Table2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0DD">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0DE">
            <w:pPr>
              <w:rPr/>
            </w:pPr>
            <w:r w:rsidDel="00000000" w:rsidR="00000000" w:rsidRPr="00000000">
              <w:rPr>
                <w:b w:val="1"/>
                <w:bCs w:val="1"/>
                <w:color w:val="c00000"/>
                <w:rtl w:val="0"/>
              </w:rPr>
              <w:t xml:space="preserve">Blocker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0DF">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0E0">
            <w:pPr>
              <w:rPr/>
            </w:pPr>
            <w:r w:rsidDel="00000000" w:rsidR="00000000" w:rsidRPr="00000000">
              <w:rPr>
                <w:rtl w:val="0"/>
              </w:rPr>
              <w:t xml:space="preserve">Grader does NOT contain a &lt;reasoning&gt;/&lt;score&gt; format disclaimer line at the end.</w:t>
            </w:r>
          </w:p>
        </w:tc>
      </w:tr>
      <w:tr>
        <w:trPr>
          <w:cantSplit w:val="0"/>
          <w:tblHeader w:val="0"/>
        </w:trPr>
        <w:tc>
          <w:tcPr>
            <w:shd w:fill="4472c4" w:val="clear"/>
          </w:tcPr>
          <w:p w:rsidR="00000000" w:rsidDel="00000000" w:rsidP="00000000" w:rsidRDefault="00000000" w:rsidRPr="00000000" w14:paraId="000000E1">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0E2">
            <w:pPr>
              <w:rPr/>
            </w:pPr>
            <w:r w:rsidDel="00000000" w:rsidR="00000000" w:rsidRPr="00000000">
              <w:rPr>
                <w:rtl w:val="0"/>
              </w:rPr>
              <w:t xml:space="preserve">Grader does not contain any closing line specifying output format as &lt;reasoning&gt;...&lt;/reasoning&gt;&lt;score&gt;...&lt;/score&gt; or similar. The format disclaimer has been removed.</w:t>
            </w:r>
          </w:p>
        </w:tc>
      </w:tr>
      <w:tr>
        <w:trPr>
          <w:cantSplit w:val="0"/>
          <w:tblHeader w:val="0"/>
        </w:trPr>
        <w:tc>
          <w:tcPr>
            <w:shd w:fill="4472c4" w:val="clear"/>
          </w:tcPr>
          <w:p w:rsidR="00000000" w:rsidDel="00000000" w:rsidP="00000000" w:rsidRDefault="00000000" w:rsidRPr="00000000" w14:paraId="000000E3">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0E4">
            <w:pPr>
              <w:rPr/>
            </w:pPr>
            <w:r w:rsidDel="00000000" w:rsidR="00000000" w:rsidRPr="00000000">
              <w:rPr>
                <w:rtl w:val="0"/>
              </w:rPr>
              <w:t xml:space="preserve">Grader contains a closing line specifying &lt;reasoning&gt;/&lt;score&gt; format. This must be removed.</w:t>
            </w:r>
          </w:p>
        </w:tc>
      </w:tr>
      <w:tr>
        <w:trPr>
          <w:cantSplit w:val="0"/>
          <w:tblHeader w:val="0"/>
        </w:trPr>
        <w:tc>
          <w:tcPr>
            <w:shd w:fill="4472c4" w:val="clear"/>
          </w:tcPr>
          <w:p w:rsidR="00000000" w:rsidDel="00000000" w:rsidP="00000000" w:rsidRDefault="00000000" w:rsidRPr="00000000" w14:paraId="000000E5">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0E6">
            <w:pPr>
              <w:rPr/>
            </w:pPr>
            <w:r w:rsidDel="00000000" w:rsidR="00000000" w:rsidRPr="00000000">
              <w:rPr>
                <w:rtl w:val="0"/>
              </w:rPr>
              <w:t xml:space="preserve">Verdict (pass / fail / N/A):</w:t>
            </w:r>
          </w:p>
          <w:p w:rsidR="00000000" w:rsidDel="00000000" w:rsidP="00000000" w:rsidRDefault="00000000" w:rsidRPr="00000000" w14:paraId="000000E7">
            <w:pPr>
              <w:rPr/>
            </w:pPr>
            <w:r w:rsidDel="00000000" w:rsidR="00000000" w:rsidRPr="00000000">
              <w:rPr>
                <w:rtl w:val="0"/>
              </w:rPr>
              <w:t xml:space="preserve">Note:</w:t>
            </w:r>
          </w:p>
        </w:tc>
      </w:tr>
    </w:tbl>
    <w:p w:rsidR="00000000" w:rsidDel="00000000" w:rsidP="00000000" w:rsidRDefault="00000000" w:rsidRPr="00000000" w14:paraId="000000E8">
      <w:pPr>
        <w:spacing w:after="120" w:before="280" w:lineRule="auto"/>
        <w:rPr/>
      </w:pPr>
      <w:r w:rsidDel="00000000" w:rsidR="00000000" w:rsidRPr="00000000">
        <w:rPr>
          <w:b w:val="1"/>
          <w:bCs w:val="1"/>
          <w:color w:val="4472c4"/>
          <w:sz w:val="24"/>
          <w:szCs w:val="24"/>
          <w:rtl w:val="0"/>
        </w:rPr>
        <w:t xml:space="preserve">6.15 Grading Calibration (Golden and Deficient)</w:t>
      </w:r>
      <w:r w:rsidDel="00000000" w:rsidR="00000000" w:rsidRPr="00000000">
        <w:rPr>
          <w:rtl w:val="0"/>
        </w:rPr>
      </w:r>
    </w:p>
    <w:tbl>
      <w:tblPr>
        <w:tblStyle w:val="Table2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0E9">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0EA">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0EB">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0EC">
            <w:pPr>
              <w:rPr/>
            </w:pPr>
            <w:r w:rsidDel="00000000" w:rsidR="00000000" w:rsidRPr="00000000">
              <w:rPr>
                <w:rtl w:val="0"/>
              </w:rPr>
              <w:t xml:space="preserve">Grader bands track correctly when mentally applied to both the Golden response and a known deficient response.</w:t>
            </w:r>
          </w:p>
        </w:tc>
      </w:tr>
      <w:tr>
        <w:trPr>
          <w:cantSplit w:val="0"/>
          <w:tblHeader w:val="0"/>
        </w:trPr>
        <w:tc>
          <w:tcPr>
            <w:shd w:fill="4472c4" w:val="clear"/>
          </w:tcPr>
          <w:p w:rsidR="00000000" w:rsidDel="00000000" w:rsidP="00000000" w:rsidRDefault="00000000" w:rsidRPr="00000000" w14:paraId="000000ED">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0EE">
            <w:pPr>
              <w:rPr/>
            </w:pPr>
            <w:r w:rsidDel="00000000" w:rsidR="00000000" w:rsidRPr="00000000">
              <w:rPr>
                <w:rtl w:val="0"/>
              </w:rPr>
              <w:t xml:space="preserve">Mentally applying the grading guidelines to the Golden response produces a score in the 0.8 to 1.0 band; mentally applying them to a known deficient response (single-source reasoning, scope error, fabrication, or missed anchor item) produces a score in the 0.0 to 0.4 band. The bands track at both ends.</w:t>
            </w:r>
          </w:p>
        </w:tc>
      </w:tr>
      <w:tr>
        <w:trPr>
          <w:cantSplit w:val="0"/>
          <w:tblHeader w:val="0"/>
        </w:trPr>
        <w:tc>
          <w:tcPr>
            <w:shd w:fill="4472c4" w:val="clear"/>
          </w:tcPr>
          <w:p w:rsidR="00000000" w:rsidDel="00000000" w:rsidP="00000000" w:rsidRDefault="00000000" w:rsidRPr="00000000" w14:paraId="000000EF">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0F0">
            <w:pPr>
              <w:rPr/>
            </w:pPr>
            <w:r w:rsidDel="00000000" w:rsidR="00000000" w:rsidRPr="00000000">
              <w:rPr>
                <w:rtl w:val="0"/>
              </w:rPr>
              <w:t xml:space="preserve">Mental application to the Golden does not reach 0.8 to 1.0, OR mental application to a deficient response does not fall to 0.0 to 0.4. Bands do not track at one or both ends and need recalibration before the grader is used.</w:t>
            </w:r>
          </w:p>
        </w:tc>
      </w:tr>
      <w:tr>
        <w:trPr>
          <w:cantSplit w:val="0"/>
          <w:tblHeader w:val="0"/>
        </w:trPr>
        <w:tc>
          <w:tcPr>
            <w:shd w:fill="4472c4" w:val="clear"/>
          </w:tcPr>
          <w:p w:rsidR="00000000" w:rsidDel="00000000" w:rsidP="00000000" w:rsidRDefault="00000000" w:rsidRPr="00000000" w14:paraId="000000F1">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0F2">
            <w:pPr>
              <w:rPr/>
            </w:pPr>
            <w:r w:rsidDel="00000000" w:rsidR="00000000" w:rsidRPr="00000000">
              <w:rPr>
                <w:rtl w:val="0"/>
              </w:rPr>
              <w:t xml:space="preserve">Verdict (pass / fail / N/A):</w:t>
            </w:r>
          </w:p>
          <w:p w:rsidR="00000000" w:rsidDel="00000000" w:rsidP="00000000" w:rsidRDefault="00000000" w:rsidRPr="00000000" w14:paraId="000000F3">
            <w:pPr>
              <w:rPr/>
            </w:pPr>
            <w:r w:rsidDel="00000000" w:rsidR="00000000" w:rsidRPr="00000000">
              <w:rPr>
                <w:rtl w:val="0"/>
              </w:rPr>
              <w:t xml:space="preserve">Note:</w:t>
            </w:r>
          </w:p>
        </w:tc>
      </w:tr>
    </w:tbl>
    <w:p w:rsidR="00000000" w:rsidDel="00000000" w:rsidP="00000000" w:rsidRDefault="00000000" w:rsidRPr="00000000" w14:paraId="000000F4">
      <w:pPr>
        <w:spacing w:after="120" w:before="280" w:lineRule="auto"/>
        <w:rPr/>
      </w:pPr>
      <w:r w:rsidDel="00000000" w:rsidR="00000000" w:rsidRPr="00000000">
        <w:rPr>
          <w:b w:val="1"/>
          <w:bCs w:val="1"/>
          <w:color w:val="4472c4"/>
          <w:sz w:val="24"/>
          <w:szCs w:val="24"/>
          <w:rtl w:val="0"/>
        </w:rPr>
        <w:t xml:space="preserve">6.16 Grading Bypass Resistance</w:t>
      </w:r>
      <w:r w:rsidDel="00000000" w:rsidR="00000000" w:rsidRPr="00000000">
        <w:rPr>
          <w:rtl w:val="0"/>
        </w:rPr>
      </w:r>
    </w:p>
    <w:tbl>
      <w:tblPr>
        <w:tblStyle w:val="Table2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0F5">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0F6">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0F7">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0F8">
            <w:pPr>
              <w:rPr/>
            </w:pPr>
            <w:r w:rsidDel="00000000" w:rsidR="00000000" w:rsidRPr="00000000">
              <w:rPr>
                <w:rtl w:val="0"/>
              </w:rPr>
              <w:t xml:space="preserve">Grader cannot be satisfied without producing the substantive deliverable.</w:t>
            </w:r>
          </w:p>
        </w:tc>
      </w:tr>
      <w:tr>
        <w:trPr>
          <w:cantSplit w:val="0"/>
          <w:tblHeader w:val="0"/>
        </w:trPr>
        <w:tc>
          <w:tcPr>
            <w:shd w:fill="4472c4" w:val="clear"/>
          </w:tcPr>
          <w:p w:rsidR="00000000" w:rsidDel="00000000" w:rsidP="00000000" w:rsidRDefault="00000000" w:rsidRPr="00000000" w14:paraId="000000F9">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0FA">
            <w:pPr>
              <w:rPr/>
            </w:pPr>
            <w:r w:rsidDel="00000000" w:rsidR="00000000" w:rsidRPr="00000000">
              <w:rPr>
                <w:rtl w:val="0"/>
              </w:rPr>
              <w:t xml:space="preserve">Grader checks are tied to deliverable content, not to file presence or filename. A stub file matching the expected filename does not pass grading.</w:t>
            </w:r>
          </w:p>
        </w:tc>
      </w:tr>
      <w:tr>
        <w:trPr>
          <w:cantSplit w:val="0"/>
          <w:tblHeader w:val="0"/>
        </w:trPr>
        <w:tc>
          <w:tcPr>
            <w:shd w:fill="4472c4" w:val="clear"/>
          </w:tcPr>
          <w:p w:rsidR="00000000" w:rsidDel="00000000" w:rsidP="00000000" w:rsidRDefault="00000000" w:rsidRPr="00000000" w14:paraId="000000FB">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0FC">
            <w:pPr>
              <w:rPr/>
            </w:pPr>
            <w:r w:rsidDel="00000000" w:rsidR="00000000" w:rsidRPr="00000000">
              <w:rPr>
                <w:rtl w:val="0"/>
              </w:rPr>
              <w:t xml:space="preserve">An empty or stub file matching the expected filename passes grading.</w:t>
            </w:r>
          </w:p>
        </w:tc>
      </w:tr>
      <w:tr>
        <w:trPr>
          <w:cantSplit w:val="0"/>
          <w:tblHeader w:val="0"/>
        </w:trPr>
        <w:tc>
          <w:tcPr>
            <w:shd w:fill="4472c4" w:val="clear"/>
          </w:tcPr>
          <w:p w:rsidR="00000000" w:rsidDel="00000000" w:rsidP="00000000" w:rsidRDefault="00000000" w:rsidRPr="00000000" w14:paraId="000000FD">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0FE">
            <w:pPr>
              <w:rPr/>
            </w:pPr>
            <w:r w:rsidDel="00000000" w:rsidR="00000000" w:rsidRPr="00000000">
              <w:rPr>
                <w:rtl w:val="0"/>
              </w:rPr>
              <w:t xml:space="preserve">Verdict (pass / fail / N/A):</w:t>
            </w:r>
          </w:p>
          <w:p w:rsidR="00000000" w:rsidDel="00000000" w:rsidP="00000000" w:rsidRDefault="00000000" w:rsidRPr="00000000" w14:paraId="000000FF">
            <w:pPr>
              <w:rPr/>
            </w:pPr>
            <w:r w:rsidDel="00000000" w:rsidR="00000000" w:rsidRPr="00000000">
              <w:rPr>
                <w:rtl w:val="0"/>
              </w:rPr>
              <w:t xml:space="preserve">Note:</w:t>
            </w:r>
          </w:p>
        </w:tc>
      </w:tr>
    </w:tbl>
    <w:p w:rsidR="00000000" w:rsidDel="00000000" w:rsidP="00000000" w:rsidRDefault="00000000" w:rsidRPr="00000000" w14:paraId="00000100">
      <w:pPr>
        <w:spacing w:after="120" w:before="280" w:lineRule="auto"/>
        <w:rPr/>
      </w:pPr>
      <w:r w:rsidDel="00000000" w:rsidR="00000000" w:rsidRPr="00000000">
        <w:rPr>
          <w:b w:val="1"/>
          <w:bCs w:val="1"/>
          <w:color w:val="4472c4"/>
          <w:sz w:val="24"/>
          <w:szCs w:val="24"/>
          <w:rtl w:val="0"/>
        </w:rPr>
        <w:t xml:space="preserve">6.17 Honest Reporting Not Penalized</w:t>
      </w:r>
      <w:r w:rsidDel="00000000" w:rsidR="00000000" w:rsidRPr="00000000">
        <w:rPr>
          <w:rtl w:val="0"/>
        </w:rPr>
      </w:r>
    </w:p>
    <w:tbl>
      <w:tblPr>
        <w:tblStyle w:val="Table2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101">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102">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103">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104">
            <w:pPr>
              <w:rPr/>
            </w:pPr>
            <w:r w:rsidDel="00000000" w:rsidR="00000000" w:rsidRPr="00000000">
              <w:rPr>
                <w:rtl w:val="0"/>
              </w:rPr>
              <w:t xml:space="preserve">Honest 'cannot answer from materials' is not scored lower than plausible fabrication when materials genuinely do not support an answer.</w:t>
            </w:r>
          </w:p>
        </w:tc>
      </w:tr>
      <w:tr>
        <w:trPr>
          <w:cantSplit w:val="0"/>
          <w:tblHeader w:val="0"/>
        </w:trPr>
        <w:tc>
          <w:tcPr>
            <w:shd w:fill="4472c4" w:val="clear"/>
          </w:tcPr>
          <w:p w:rsidR="00000000" w:rsidDel="00000000" w:rsidP="00000000" w:rsidRDefault="00000000" w:rsidRPr="00000000" w14:paraId="00000105">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106">
            <w:pPr>
              <w:rPr/>
            </w:pPr>
            <w:r w:rsidDel="00000000" w:rsidR="00000000" w:rsidRPr="00000000">
              <w:rPr>
                <w:rtl w:val="0"/>
              </w:rPr>
              <w:t xml:space="preserve">When materials do not support an answer, an honest 'insufficient evidence' response is not scored lower than a plausible fabrication.</w:t>
            </w:r>
          </w:p>
        </w:tc>
      </w:tr>
      <w:tr>
        <w:trPr>
          <w:cantSplit w:val="0"/>
          <w:tblHeader w:val="0"/>
        </w:trPr>
        <w:tc>
          <w:tcPr>
            <w:shd w:fill="4472c4" w:val="clear"/>
          </w:tcPr>
          <w:p w:rsidR="00000000" w:rsidDel="00000000" w:rsidP="00000000" w:rsidRDefault="00000000" w:rsidRPr="00000000" w14:paraId="00000107">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108">
            <w:pPr>
              <w:rPr/>
            </w:pPr>
            <w:r w:rsidDel="00000000" w:rsidR="00000000" w:rsidRPr="00000000">
              <w:rPr>
                <w:rtl w:val="0"/>
              </w:rPr>
              <w:t xml:space="preserve">Grader scores plausible fabrication higher than honest 'I cannot answer from the provided materials' when materials do not support an answer.</w:t>
            </w:r>
          </w:p>
        </w:tc>
      </w:tr>
      <w:tr>
        <w:trPr>
          <w:cantSplit w:val="0"/>
          <w:tblHeader w:val="0"/>
        </w:trPr>
        <w:tc>
          <w:tcPr>
            <w:shd w:fill="4472c4" w:val="clear"/>
          </w:tcPr>
          <w:p w:rsidR="00000000" w:rsidDel="00000000" w:rsidP="00000000" w:rsidRDefault="00000000" w:rsidRPr="00000000" w14:paraId="00000109">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10A">
            <w:pPr>
              <w:rPr/>
            </w:pPr>
            <w:r w:rsidDel="00000000" w:rsidR="00000000" w:rsidRPr="00000000">
              <w:rPr>
                <w:rtl w:val="0"/>
              </w:rPr>
              <w:t xml:space="preserve">Verdict (pass / fail / N/A):</w:t>
            </w:r>
          </w:p>
          <w:p w:rsidR="00000000" w:rsidDel="00000000" w:rsidP="00000000" w:rsidRDefault="00000000" w:rsidRPr="00000000" w14:paraId="0000010B">
            <w:pPr>
              <w:rPr/>
            </w:pPr>
            <w:r w:rsidDel="00000000" w:rsidR="00000000" w:rsidRPr="00000000">
              <w:rPr>
                <w:rtl w:val="0"/>
              </w:rPr>
              <w:t xml:space="preserve">Note:</w:t>
            </w:r>
          </w:p>
        </w:tc>
      </w:tr>
    </w:tbl>
    <w:p w:rsidR="00000000" w:rsidDel="00000000" w:rsidP="00000000" w:rsidRDefault="00000000" w:rsidRPr="00000000" w14:paraId="0000010C">
      <w:pPr>
        <w:spacing w:after="120" w:before="280" w:lineRule="auto"/>
        <w:rPr/>
      </w:pPr>
      <w:r w:rsidDel="00000000" w:rsidR="00000000" w:rsidRPr="00000000">
        <w:rPr>
          <w:b w:val="1"/>
          <w:bCs w:val="1"/>
          <w:color w:val="4472c4"/>
          <w:sz w:val="24"/>
          <w:szCs w:val="24"/>
          <w:rtl w:val="0"/>
        </w:rPr>
        <w:t xml:space="preserve">6.18 Grader-Golden Alignment</w:t>
      </w:r>
      <w:r w:rsidDel="00000000" w:rsidR="00000000" w:rsidRPr="00000000">
        <w:rPr>
          <w:rtl w:val="0"/>
        </w:rPr>
      </w:r>
    </w:p>
    <w:tbl>
      <w:tblPr>
        <w:tblStyle w:val="Table2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10D">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10E">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10F">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110">
            <w:pPr>
              <w:rPr/>
            </w:pPr>
            <w:r w:rsidDel="00000000" w:rsidR="00000000" w:rsidRPr="00000000">
              <w:rPr>
                <w:rtl w:val="0"/>
              </w:rPr>
              <w:t xml:space="preserve">Grader requirements align with the Golden Answer.</w:t>
            </w:r>
          </w:p>
        </w:tc>
      </w:tr>
      <w:tr>
        <w:trPr>
          <w:cantSplit w:val="0"/>
          <w:tblHeader w:val="0"/>
        </w:trPr>
        <w:tc>
          <w:tcPr>
            <w:shd w:fill="4472c4" w:val="clear"/>
          </w:tcPr>
          <w:p w:rsidR="00000000" w:rsidDel="00000000" w:rsidP="00000000" w:rsidRDefault="00000000" w:rsidRPr="00000000" w14:paraId="00000111">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112">
            <w:pPr>
              <w:rPr/>
            </w:pPr>
            <w:r w:rsidDel="00000000" w:rsidR="00000000" w:rsidRPr="00000000">
              <w:rPr>
                <w:rtl w:val="0"/>
              </w:rPr>
              <w:t xml:space="preserve">Walking the grader line by line against the Golden, the grader does not penalize anything in the golden and does not require anything the golden omits. Section A items are present in the Golden.</w:t>
            </w:r>
          </w:p>
        </w:tc>
      </w:tr>
      <w:tr>
        <w:trPr>
          <w:cantSplit w:val="0"/>
          <w:tblHeader w:val="0"/>
        </w:trPr>
        <w:tc>
          <w:tcPr>
            <w:shd w:fill="4472c4" w:val="clear"/>
          </w:tcPr>
          <w:p w:rsidR="00000000" w:rsidDel="00000000" w:rsidP="00000000" w:rsidRDefault="00000000" w:rsidRPr="00000000" w14:paraId="00000113">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114">
            <w:pPr>
              <w:rPr/>
            </w:pPr>
            <w:r w:rsidDel="00000000" w:rsidR="00000000" w:rsidRPr="00000000">
              <w:rPr>
                <w:rtl w:val="0"/>
              </w:rPr>
              <w:t xml:space="preserve">Grader requires content the Golden omits or penalizes content the Golden contains.</w:t>
            </w:r>
          </w:p>
        </w:tc>
      </w:tr>
      <w:tr>
        <w:trPr>
          <w:cantSplit w:val="0"/>
          <w:tblHeader w:val="0"/>
        </w:trPr>
        <w:tc>
          <w:tcPr>
            <w:shd w:fill="4472c4" w:val="clear"/>
          </w:tcPr>
          <w:p w:rsidR="00000000" w:rsidDel="00000000" w:rsidP="00000000" w:rsidRDefault="00000000" w:rsidRPr="00000000" w14:paraId="00000115">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116">
            <w:pPr>
              <w:rPr/>
            </w:pPr>
            <w:r w:rsidDel="00000000" w:rsidR="00000000" w:rsidRPr="00000000">
              <w:rPr>
                <w:rtl w:val="0"/>
              </w:rPr>
              <w:t xml:space="preserve">Verdict (pass / fail / N/A):</w:t>
            </w:r>
          </w:p>
          <w:p w:rsidR="00000000" w:rsidDel="00000000" w:rsidP="00000000" w:rsidRDefault="00000000" w:rsidRPr="00000000" w14:paraId="00000117">
            <w:pPr>
              <w:rPr/>
            </w:pPr>
            <w:r w:rsidDel="00000000" w:rsidR="00000000" w:rsidRPr="00000000">
              <w:rPr>
                <w:rtl w:val="0"/>
              </w:rPr>
              <w:t xml:space="preserve">Note:</w:t>
            </w:r>
          </w:p>
        </w:tc>
      </w:tr>
    </w:tbl>
    <w:p w:rsidR="00000000" w:rsidDel="00000000" w:rsidP="00000000" w:rsidRDefault="00000000" w:rsidRPr="00000000" w14:paraId="00000118">
      <w:pPr>
        <w:spacing w:after="120" w:before="280" w:lineRule="auto"/>
        <w:rPr/>
      </w:pPr>
      <w:r w:rsidDel="00000000" w:rsidR="00000000" w:rsidRPr="00000000">
        <w:rPr>
          <w:b w:val="1"/>
          <w:bCs w:val="1"/>
          <w:color w:val="4472c4"/>
          <w:sz w:val="24"/>
          <w:szCs w:val="24"/>
          <w:rtl w:val="0"/>
        </w:rPr>
        <w:t xml:space="preserve">6.19 Grader Covers All Task Dimensions</w:t>
      </w:r>
      <w:r w:rsidDel="00000000" w:rsidR="00000000" w:rsidRPr="00000000">
        <w:rPr>
          <w:rtl w:val="0"/>
        </w:rPr>
      </w:r>
    </w:p>
    <w:tbl>
      <w:tblPr>
        <w:tblStyle w:val="Table2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119">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11A">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11B">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11C">
            <w:pPr>
              <w:rPr/>
            </w:pPr>
            <w:r w:rsidDel="00000000" w:rsidR="00000000" w:rsidRPr="00000000">
              <w:rPr>
                <w:rtl w:val="0"/>
              </w:rPr>
              <w:t xml:space="preserve">Grader addresses every clinical and procedural element the prompt requests.</w:t>
            </w:r>
          </w:p>
        </w:tc>
      </w:tr>
      <w:tr>
        <w:trPr>
          <w:cantSplit w:val="0"/>
          <w:tblHeader w:val="0"/>
        </w:trPr>
        <w:tc>
          <w:tcPr>
            <w:shd w:fill="4472c4" w:val="clear"/>
          </w:tcPr>
          <w:p w:rsidR="00000000" w:rsidDel="00000000" w:rsidP="00000000" w:rsidRDefault="00000000" w:rsidRPr="00000000" w14:paraId="0000011D">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11E">
            <w:pPr>
              <w:rPr/>
            </w:pPr>
            <w:r w:rsidDel="00000000" w:rsidR="00000000" w:rsidRPr="00000000">
              <w:rPr>
                <w:rtl w:val="0"/>
              </w:rPr>
              <w:t xml:space="preserve">Every dimension named in the prompt is evaluated by the grader.</w:t>
            </w:r>
          </w:p>
        </w:tc>
      </w:tr>
      <w:tr>
        <w:trPr>
          <w:cantSplit w:val="0"/>
          <w:tblHeader w:val="0"/>
        </w:trPr>
        <w:tc>
          <w:tcPr>
            <w:shd w:fill="4472c4" w:val="clear"/>
          </w:tcPr>
          <w:p w:rsidR="00000000" w:rsidDel="00000000" w:rsidP="00000000" w:rsidRDefault="00000000" w:rsidRPr="00000000" w14:paraId="0000011F">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120">
            <w:pPr>
              <w:rPr/>
            </w:pPr>
            <w:r w:rsidDel="00000000" w:rsidR="00000000" w:rsidRPr="00000000">
              <w:rPr>
                <w:rtl w:val="0"/>
              </w:rPr>
              <w:t xml:space="preserve">One or more dimensions named in the prompt are not evaluated by the grader.</w:t>
            </w:r>
          </w:p>
        </w:tc>
      </w:tr>
      <w:tr>
        <w:trPr>
          <w:cantSplit w:val="0"/>
          <w:tblHeader w:val="0"/>
        </w:trPr>
        <w:tc>
          <w:tcPr>
            <w:shd w:fill="4472c4" w:val="clear"/>
          </w:tcPr>
          <w:p w:rsidR="00000000" w:rsidDel="00000000" w:rsidP="00000000" w:rsidRDefault="00000000" w:rsidRPr="00000000" w14:paraId="00000121">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122">
            <w:pPr>
              <w:rPr/>
            </w:pPr>
            <w:r w:rsidDel="00000000" w:rsidR="00000000" w:rsidRPr="00000000">
              <w:rPr>
                <w:rtl w:val="0"/>
              </w:rPr>
              <w:t xml:space="preserve">Verdict (pass / fail / N/A):</w:t>
            </w:r>
          </w:p>
          <w:p w:rsidR="00000000" w:rsidDel="00000000" w:rsidP="00000000" w:rsidRDefault="00000000" w:rsidRPr="00000000" w14:paraId="00000123">
            <w:pPr>
              <w:rPr/>
            </w:pPr>
            <w:r w:rsidDel="00000000" w:rsidR="00000000" w:rsidRPr="00000000">
              <w:rPr>
                <w:rtl w:val="0"/>
              </w:rPr>
              <w:t xml:space="preserve">Note:</w:t>
            </w:r>
          </w:p>
        </w:tc>
      </w:tr>
    </w:tbl>
    <w:p w:rsidR="00000000" w:rsidDel="00000000" w:rsidP="00000000" w:rsidRDefault="00000000" w:rsidRPr="00000000" w14:paraId="00000124">
      <w:pPr>
        <w:spacing w:after="120" w:before="280" w:lineRule="auto"/>
        <w:rPr/>
      </w:pPr>
      <w:r w:rsidDel="00000000" w:rsidR="00000000" w:rsidRPr="00000000">
        <w:rPr>
          <w:b w:val="1"/>
          <w:bCs w:val="1"/>
          <w:color w:val="4472c4"/>
          <w:sz w:val="24"/>
          <w:szCs w:val="24"/>
          <w:rtl w:val="0"/>
        </w:rPr>
        <w:t xml:space="preserve">6.20 No Golden Specifics Repeated in Grader</w:t>
      </w:r>
      <w:r w:rsidDel="00000000" w:rsidR="00000000" w:rsidRPr="00000000">
        <w:rPr>
          <w:rtl w:val="0"/>
        </w:rPr>
      </w:r>
    </w:p>
    <w:tbl>
      <w:tblPr>
        <w:tblStyle w:val="Table2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125">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126">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127">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128">
            <w:pPr>
              <w:rPr/>
            </w:pPr>
            <w:r w:rsidDel="00000000" w:rsidR="00000000" w:rsidRPr="00000000">
              <w:rPr>
                <w:rtl w:val="0"/>
              </w:rPr>
              <w:t xml:space="preserve">Grader avoids copy pasting the golden answer's specific clinical details.</w:t>
            </w:r>
          </w:p>
        </w:tc>
      </w:tr>
      <w:tr>
        <w:trPr>
          <w:cantSplit w:val="0"/>
          <w:tblHeader w:val="0"/>
        </w:trPr>
        <w:tc>
          <w:tcPr>
            <w:shd w:fill="4472c4" w:val="clear"/>
          </w:tcPr>
          <w:p w:rsidR="00000000" w:rsidDel="00000000" w:rsidP="00000000" w:rsidRDefault="00000000" w:rsidRPr="00000000" w14:paraId="00000129">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12A">
            <w:pPr>
              <w:rPr/>
            </w:pPr>
            <w:r w:rsidDel="00000000" w:rsidR="00000000" w:rsidRPr="00000000">
              <w:rPr>
                <w:rtl w:val="0"/>
              </w:rPr>
              <w:t xml:space="preserve">Section A and B describe evaluation dimensions and point to the golden file for correct content; they do not duplicate it. Naming a non negotiable content category (e.g., 'sertraline reconciliation across sources') is permitted; copy pasting specific values (e.g., 'sertraline 100 mg') is not.</w:t>
            </w:r>
          </w:p>
        </w:tc>
      </w:tr>
      <w:tr>
        <w:trPr>
          <w:cantSplit w:val="0"/>
          <w:tblHeader w:val="0"/>
        </w:trPr>
        <w:tc>
          <w:tcPr>
            <w:shd w:fill="4472c4" w:val="clear"/>
          </w:tcPr>
          <w:p w:rsidR="00000000" w:rsidDel="00000000" w:rsidP="00000000" w:rsidRDefault="00000000" w:rsidRPr="00000000" w14:paraId="0000012B">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12C">
            <w:pPr>
              <w:rPr/>
            </w:pPr>
            <w:r w:rsidDel="00000000" w:rsidR="00000000" w:rsidRPr="00000000">
              <w:rPr>
                <w:rtl w:val="0"/>
              </w:rPr>
              <w:t xml:space="preserve">Grader copy pastes specific clinical details from the Golden into Section A or B.</w:t>
            </w:r>
          </w:p>
        </w:tc>
      </w:tr>
      <w:tr>
        <w:trPr>
          <w:cantSplit w:val="0"/>
          <w:tblHeader w:val="0"/>
        </w:trPr>
        <w:tc>
          <w:tcPr>
            <w:shd w:fill="4472c4" w:val="clear"/>
          </w:tcPr>
          <w:p w:rsidR="00000000" w:rsidDel="00000000" w:rsidP="00000000" w:rsidRDefault="00000000" w:rsidRPr="00000000" w14:paraId="0000012D">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12E">
            <w:pPr>
              <w:rPr/>
            </w:pPr>
            <w:r w:rsidDel="00000000" w:rsidR="00000000" w:rsidRPr="00000000">
              <w:rPr>
                <w:rtl w:val="0"/>
              </w:rPr>
              <w:t xml:space="preserve">Verdict (pass / fail / N/A):</w:t>
            </w:r>
          </w:p>
          <w:p w:rsidR="00000000" w:rsidDel="00000000" w:rsidP="00000000" w:rsidRDefault="00000000" w:rsidRPr="00000000" w14:paraId="0000012F">
            <w:pPr>
              <w:rPr/>
            </w:pPr>
            <w:r w:rsidDel="00000000" w:rsidR="00000000" w:rsidRPr="00000000">
              <w:rPr>
                <w:rtl w:val="0"/>
              </w:rPr>
              <w:t xml:space="preserve">Note:</w:t>
            </w:r>
          </w:p>
        </w:tc>
      </w:tr>
    </w:tbl>
    <w:p w:rsidR="00000000" w:rsidDel="00000000" w:rsidP="00000000" w:rsidRDefault="00000000" w:rsidRPr="00000000" w14:paraId="00000130">
      <w:pPr>
        <w:spacing w:after="120" w:before="280" w:lineRule="auto"/>
        <w:rPr/>
      </w:pPr>
      <w:r w:rsidDel="00000000" w:rsidR="00000000" w:rsidRPr="00000000">
        <w:rPr>
          <w:b w:val="1"/>
          <w:bCs w:val="1"/>
          <w:color w:val="4472c4"/>
          <w:sz w:val="24"/>
          <w:szCs w:val="24"/>
          <w:rtl w:val="0"/>
        </w:rPr>
        <w:t xml:space="preserve">6.21 Clinical Reasoning Chain (Holistic vs Rubric)</w:t>
      </w:r>
      <w:r w:rsidDel="00000000" w:rsidR="00000000" w:rsidRPr="00000000">
        <w:rPr>
          <w:rtl w:val="0"/>
        </w:rPr>
      </w:r>
    </w:p>
    <w:tbl>
      <w:tblPr>
        <w:tblStyle w:val="Table2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131">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132">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133">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134">
            <w:pPr>
              <w:rPr/>
            </w:pPr>
            <w:r w:rsidDel="00000000" w:rsidR="00000000" w:rsidRPr="00000000">
              <w:rPr>
                <w:rtl w:val="0"/>
              </w:rPr>
              <w:t xml:space="preserve">Grader reasons holistically about clinical quality.</w:t>
            </w:r>
          </w:p>
        </w:tc>
      </w:tr>
      <w:tr>
        <w:trPr>
          <w:cantSplit w:val="0"/>
          <w:tblHeader w:val="0"/>
        </w:trPr>
        <w:tc>
          <w:tcPr>
            <w:shd w:fill="4472c4" w:val="clear"/>
          </w:tcPr>
          <w:p w:rsidR="00000000" w:rsidDel="00000000" w:rsidP="00000000" w:rsidRDefault="00000000" w:rsidRPr="00000000" w14:paraId="00000135">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136">
            <w:pPr>
              <w:rPr/>
            </w:pPr>
            <w:r w:rsidDel="00000000" w:rsidR="00000000" w:rsidRPr="00000000">
              <w:rPr>
                <w:rtl w:val="0"/>
              </w:rPr>
              <w:t xml:space="preserve">Grader walks through the agent's output the way a senior reviewer would, reasoning holistically rather than ticking boxes against a rubric.</w:t>
            </w:r>
          </w:p>
        </w:tc>
      </w:tr>
      <w:tr>
        <w:trPr>
          <w:cantSplit w:val="0"/>
          <w:tblHeader w:val="0"/>
        </w:trPr>
        <w:tc>
          <w:tcPr>
            <w:shd w:fill="4472c4" w:val="clear"/>
          </w:tcPr>
          <w:p w:rsidR="00000000" w:rsidDel="00000000" w:rsidP="00000000" w:rsidRDefault="00000000" w:rsidRPr="00000000" w14:paraId="00000137">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138">
            <w:pPr>
              <w:rPr/>
            </w:pPr>
            <w:r w:rsidDel="00000000" w:rsidR="00000000" w:rsidRPr="00000000">
              <w:rPr>
                <w:rtl w:val="0"/>
              </w:rPr>
              <w:t xml:space="preserve">Grader operates as a checklist or rubric with stacked critical values.</w:t>
            </w:r>
          </w:p>
        </w:tc>
      </w:tr>
      <w:tr>
        <w:trPr>
          <w:cantSplit w:val="0"/>
          <w:tblHeader w:val="0"/>
        </w:trPr>
        <w:tc>
          <w:tcPr>
            <w:shd w:fill="4472c4" w:val="clear"/>
          </w:tcPr>
          <w:p w:rsidR="00000000" w:rsidDel="00000000" w:rsidP="00000000" w:rsidRDefault="00000000" w:rsidRPr="00000000" w14:paraId="00000139">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13A">
            <w:pPr>
              <w:rPr/>
            </w:pPr>
            <w:r w:rsidDel="00000000" w:rsidR="00000000" w:rsidRPr="00000000">
              <w:rPr>
                <w:rtl w:val="0"/>
              </w:rPr>
              <w:t xml:space="preserve">Verdict (pass / fail / N/A):</w:t>
            </w:r>
          </w:p>
          <w:p w:rsidR="00000000" w:rsidDel="00000000" w:rsidP="00000000" w:rsidRDefault="00000000" w:rsidRPr="00000000" w14:paraId="0000013B">
            <w:pPr>
              <w:rPr/>
            </w:pPr>
            <w:r w:rsidDel="00000000" w:rsidR="00000000" w:rsidRPr="00000000">
              <w:rPr>
                <w:rtl w:val="0"/>
              </w:rPr>
              <w:t xml:space="preserve">Note:</w:t>
            </w:r>
          </w:p>
        </w:tc>
      </w:tr>
    </w:tbl>
    <w:p w:rsidR="00000000" w:rsidDel="00000000" w:rsidP="00000000" w:rsidRDefault="00000000" w:rsidRPr="00000000" w14:paraId="0000013C">
      <w:pPr>
        <w:spacing w:after="120" w:before="280" w:lineRule="auto"/>
        <w:rPr/>
      </w:pPr>
      <w:r w:rsidDel="00000000" w:rsidR="00000000" w:rsidRPr="00000000">
        <w:rPr>
          <w:b w:val="1"/>
          <w:bCs w:val="1"/>
          <w:color w:val="4472c4"/>
          <w:sz w:val="24"/>
          <w:szCs w:val="24"/>
          <w:rtl w:val="0"/>
        </w:rPr>
        <w:t xml:space="preserve">6.22 Grader Prose Contains No Self-Contradictions or Execution-Required Logic</w:t>
      </w:r>
      <w:r w:rsidDel="00000000" w:rsidR="00000000" w:rsidRPr="00000000">
        <w:rPr>
          <w:rtl w:val="0"/>
        </w:rPr>
      </w:r>
    </w:p>
    <w:tbl>
      <w:tblPr>
        <w:tblStyle w:val="Table3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13D">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13E">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13F">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140">
            <w:pPr>
              <w:rPr/>
            </w:pPr>
            <w:r w:rsidDel="00000000" w:rsidR="00000000" w:rsidRPr="00000000">
              <w:rPr>
                <w:rtl w:val="0"/>
              </w:rPr>
              <w:t xml:space="preserve">The grader specification is internally consistent and verifiable from prose alone, without requiring execution against a sample response.</w:t>
            </w:r>
          </w:p>
        </w:tc>
      </w:tr>
      <w:tr>
        <w:trPr>
          <w:cantSplit w:val="0"/>
          <w:tblHeader w:val="0"/>
        </w:trPr>
        <w:tc>
          <w:tcPr>
            <w:shd w:fill="4472c4" w:val="clear"/>
          </w:tcPr>
          <w:p w:rsidR="00000000" w:rsidDel="00000000" w:rsidP="00000000" w:rsidRDefault="00000000" w:rsidRPr="00000000" w14:paraId="00000141">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142">
            <w:pPr>
              <w:rPr/>
            </w:pPr>
            <w:r w:rsidDel="00000000" w:rsidR="00000000" w:rsidRPr="00000000">
              <w:rPr>
                <w:rtl w:val="0"/>
              </w:rPr>
              <w:t xml:space="preserve">The grader prose contains no internal contradictions (no rule in one section that conflicts with a rule in another), no logic that requires running the grader against a sample response to verify (such as branching control flow described only by reference to runtime behavior), and no orphaned instructions that would fire without a clear trigger. A reader of the prose alone can determine how any anchor item would be scored.</w:t>
            </w:r>
          </w:p>
        </w:tc>
      </w:tr>
      <w:tr>
        <w:trPr>
          <w:cantSplit w:val="0"/>
          <w:tblHeader w:val="0"/>
        </w:trPr>
        <w:tc>
          <w:tcPr>
            <w:shd w:fill="4472c4" w:val="clear"/>
          </w:tcPr>
          <w:p w:rsidR="00000000" w:rsidDel="00000000" w:rsidP="00000000" w:rsidRDefault="00000000" w:rsidRPr="00000000" w14:paraId="00000143">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144">
            <w:pPr>
              <w:rPr/>
            </w:pPr>
            <w:r w:rsidDel="00000000" w:rsidR="00000000" w:rsidRPr="00000000">
              <w:rPr>
                <w:rtl w:val="0"/>
              </w:rPr>
              <w:t xml:space="preserve">Grader prose contains internal contradictions, includes logic only verifiable by execution, or has orphaned instructions with no clear trigger conditions.</w:t>
            </w:r>
          </w:p>
        </w:tc>
      </w:tr>
      <w:tr>
        <w:trPr>
          <w:cantSplit w:val="0"/>
          <w:tblHeader w:val="0"/>
        </w:trPr>
        <w:tc>
          <w:tcPr>
            <w:shd w:fill="4472c4" w:val="clear"/>
          </w:tcPr>
          <w:p w:rsidR="00000000" w:rsidDel="00000000" w:rsidP="00000000" w:rsidRDefault="00000000" w:rsidRPr="00000000" w14:paraId="00000145">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146">
            <w:pPr>
              <w:rPr/>
            </w:pPr>
            <w:r w:rsidDel="00000000" w:rsidR="00000000" w:rsidRPr="00000000">
              <w:rPr>
                <w:rtl w:val="0"/>
              </w:rPr>
              <w:t xml:space="preserve">Verdict (pass / fail / N/A):</w:t>
            </w:r>
          </w:p>
          <w:p w:rsidR="00000000" w:rsidDel="00000000" w:rsidP="00000000" w:rsidRDefault="00000000" w:rsidRPr="00000000" w14:paraId="00000147">
            <w:pPr>
              <w:rPr/>
            </w:pPr>
            <w:r w:rsidDel="00000000" w:rsidR="00000000" w:rsidRPr="00000000">
              <w:rPr>
                <w:rtl w:val="0"/>
              </w:rPr>
              <w:t xml:space="preserve">Note:</w:t>
            </w:r>
          </w:p>
        </w:tc>
      </w:tr>
    </w:tbl>
    <w:p w:rsidR="00000000" w:rsidDel="00000000" w:rsidP="00000000" w:rsidRDefault="00000000" w:rsidRPr="00000000" w14:paraId="00000148">
      <w:pPr>
        <w:spacing w:after="120" w:before="280" w:lineRule="auto"/>
        <w:rPr/>
      </w:pPr>
      <w:r w:rsidDel="00000000" w:rsidR="00000000" w:rsidRPr="00000000">
        <w:rPr>
          <w:b w:val="1"/>
          <w:bCs w:val="1"/>
          <w:color w:val="4472c4"/>
          <w:sz w:val="24"/>
          <w:szCs w:val="24"/>
          <w:rtl w:val="0"/>
        </w:rPr>
        <w:t xml:space="preserve">6.23 Verify Don't Trust Instruction Present</w:t>
      </w:r>
      <w:r w:rsidDel="00000000" w:rsidR="00000000" w:rsidRPr="00000000">
        <w:rPr>
          <w:rtl w:val="0"/>
        </w:rPr>
      </w:r>
    </w:p>
    <w:tbl>
      <w:tblPr>
        <w:tblStyle w:val="Table3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149">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14A">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14B">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14C">
            <w:pPr>
              <w:rPr/>
            </w:pPr>
            <w:r w:rsidDel="00000000" w:rsidR="00000000" w:rsidRPr="00000000">
              <w:rPr>
                <w:rtl w:val="0"/>
              </w:rPr>
              <w:t xml:space="preserve">Grader prose intro contains a verify don't trust instruction directing the grader to check the agent output against the chart rather than accepting agent claims at face value.</w:t>
            </w:r>
          </w:p>
        </w:tc>
      </w:tr>
      <w:tr>
        <w:trPr>
          <w:cantSplit w:val="0"/>
          <w:tblHeader w:val="0"/>
        </w:trPr>
        <w:tc>
          <w:tcPr>
            <w:shd w:fill="4472c4" w:val="clear"/>
          </w:tcPr>
          <w:p w:rsidR="00000000" w:rsidDel="00000000" w:rsidP="00000000" w:rsidRDefault="00000000" w:rsidRPr="00000000" w14:paraId="0000014D">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14E">
            <w:pPr>
              <w:rPr/>
            </w:pPr>
            <w:r w:rsidDel="00000000" w:rsidR="00000000" w:rsidRPr="00000000">
              <w:rPr>
                <w:rtl w:val="0"/>
              </w:rPr>
              <w:t xml:space="preserve">Prose intro names the canonical spot check anchor (e.g., 'pharmacy fill history,' 'attending decision note,' or the relevant authoritative source for this task) and instructs the grader to verify the agent output against that anchor rather than trust the agent's framing.</w:t>
            </w:r>
          </w:p>
        </w:tc>
      </w:tr>
      <w:tr>
        <w:trPr>
          <w:cantSplit w:val="0"/>
          <w:tblHeader w:val="0"/>
        </w:trPr>
        <w:tc>
          <w:tcPr>
            <w:shd w:fill="4472c4" w:val="clear"/>
          </w:tcPr>
          <w:p w:rsidR="00000000" w:rsidDel="00000000" w:rsidP="00000000" w:rsidRDefault="00000000" w:rsidRPr="00000000" w14:paraId="0000014F">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150">
            <w:pPr>
              <w:rPr/>
            </w:pPr>
            <w:r w:rsidDel="00000000" w:rsidR="00000000" w:rsidRPr="00000000">
              <w:rPr>
                <w:rtl w:val="0"/>
              </w:rPr>
              <w:t xml:space="preserve">Verify don't trust instruction is missing or names no concrete spot check anchor.</w:t>
            </w:r>
          </w:p>
        </w:tc>
      </w:tr>
      <w:tr>
        <w:trPr>
          <w:cantSplit w:val="0"/>
          <w:tblHeader w:val="0"/>
        </w:trPr>
        <w:tc>
          <w:tcPr>
            <w:shd w:fill="4472c4" w:val="clear"/>
          </w:tcPr>
          <w:p w:rsidR="00000000" w:rsidDel="00000000" w:rsidP="00000000" w:rsidRDefault="00000000" w:rsidRPr="00000000" w14:paraId="00000151">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152">
            <w:pPr>
              <w:rPr/>
            </w:pPr>
            <w:r w:rsidDel="00000000" w:rsidR="00000000" w:rsidRPr="00000000">
              <w:rPr>
                <w:rtl w:val="0"/>
              </w:rPr>
              <w:t xml:space="preserve">Verdict (pass / fail / N/A):</w:t>
            </w:r>
          </w:p>
          <w:p w:rsidR="00000000" w:rsidDel="00000000" w:rsidP="00000000" w:rsidRDefault="00000000" w:rsidRPr="00000000" w14:paraId="00000153">
            <w:pPr>
              <w:rPr/>
            </w:pPr>
            <w:r w:rsidDel="00000000" w:rsidR="00000000" w:rsidRPr="00000000">
              <w:rPr>
                <w:rtl w:val="0"/>
              </w:rPr>
              <w:t xml:space="preserve">Note:</w:t>
            </w:r>
          </w:p>
        </w:tc>
      </w:tr>
    </w:tbl>
    <w:p w:rsidR="00000000" w:rsidDel="00000000" w:rsidP="00000000" w:rsidRDefault="00000000" w:rsidRPr="00000000" w14:paraId="00000154">
      <w:pPr>
        <w:spacing w:after="120" w:before="280" w:lineRule="auto"/>
        <w:rPr/>
      </w:pPr>
      <w:r w:rsidDel="00000000" w:rsidR="00000000" w:rsidRPr="00000000">
        <w:rPr>
          <w:b w:val="1"/>
          <w:bCs w:val="1"/>
          <w:color w:val="4472c4"/>
          <w:sz w:val="24"/>
          <w:szCs w:val="24"/>
          <w:rtl w:val="0"/>
        </w:rPr>
        <w:t xml:space="preserve">6.24 Bilateral Calibration Language in Section B</w:t>
      </w:r>
      <w:r w:rsidDel="00000000" w:rsidR="00000000" w:rsidRPr="00000000">
        <w:rPr>
          <w:rtl w:val="0"/>
        </w:rPr>
      </w:r>
    </w:p>
    <w:tbl>
      <w:tblPr>
        <w:tblStyle w:val="Table3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155">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156">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157">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158">
            <w:pPr>
              <w:rPr/>
            </w:pPr>
            <w:r w:rsidDel="00000000" w:rsidR="00000000" w:rsidRPr="00000000">
              <w:rPr>
                <w:rtl w:val="0"/>
              </w:rPr>
              <w:t xml:space="preserve">Section B contains bilateral 'penalize meaningfully for' and 'do not penalize' calibration language.</w:t>
            </w:r>
          </w:p>
        </w:tc>
      </w:tr>
      <w:tr>
        <w:trPr>
          <w:cantSplit w:val="0"/>
          <w:tblHeader w:val="0"/>
        </w:trPr>
        <w:tc>
          <w:tcPr>
            <w:shd w:fill="4472c4" w:val="clear"/>
          </w:tcPr>
          <w:p w:rsidR="00000000" w:rsidDel="00000000" w:rsidP="00000000" w:rsidRDefault="00000000" w:rsidRPr="00000000" w14:paraId="00000159">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15A">
            <w:pPr>
              <w:rPr/>
            </w:pPr>
            <w:r w:rsidDel="00000000" w:rsidR="00000000" w:rsidRPr="00000000">
              <w:rPr>
                <w:rtl w:val="0"/>
              </w:rPr>
              <w:t xml:space="preserve">Section B includes explicit statements of both what to penalize meaningfully for (scope drift, register drift, length drift) and what not to penalize (legitimate format alternatives, professionally acceptable variation). The bilateral framing prevents asymmetric leniency or strictness.</w:t>
            </w:r>
          </w:p>
        </w:tc>
      </w:tr>
      <w:tr>
        <w:trPr>
          <w:cantSplit w:val="0"/>
          <w:tblHeader w:val="0"/>
        </w:trPr>
        <w:tc>
          <w:tcPr>
            <w:shd w:fill="4472c4" w:val="clear"/>
          </w:tcPr>
          <w:p w:rsidR="00000000" w:rsidDel="00000000" w:rsidP="00000000" w:rsidRDefault="00000000" w:rsidRPr="00000000" w14:paraId="0000015B">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15C">
            <w:pPr>
              <w:rPr/>
            </w:pPr>
            <w:r w:rsidDel="00000000" w:rsidR="00000000" w:rsidRPr="00000000">
              <w:rPr>
                <w:rtl w:val="0"/>
              </w:rPr>
              <w:t xml:space="preserve">Section B uses only one direction of calibration (only what to penalize, or only what to allow) without the bilateral pairing.</w:t>
            </w:r>
          </w:p>
        </w:tc>
      </w:tr>
      <w:tr>
        <w:trPr>
          <w:cantSplit w:val="0"/>
          <w:tblHeader w:val="0"/>
        </w:trPr>
        <w:tc>
          <w:tcPr>
            <w:shd w:fill="4472c4" w:val="clear"/>
          </w:tcPr>
          <w:p w:rsidR="00000000" w:rsidDel="00000000" w:rsidP="00000000" w:rsidRDefault="00000000" w:rsidRPr="00000000" w14:paraId="0000015D">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15E">
            <w:pPr>
              <w:rPr/>
            </w:pPr>
            <w:r w:rsidDel="00000000" w:rsidR="00000000" w:rsidRPr="00000000">
              <w:rPr>
                <w:rtl w:val="0"/>
              </w:rPr>
              <w:t xml:space="preserve">Verdict (pass / fail / N/A):</w:t>
            </w:r>
          </w:p>
          <w:p w:rsidR="00000000" w:rsidDel="00000000" w:rsidP="00000000" w:rsidRDefault="00000000" w:rsidRPr="00000000" w14:paraId="0000015F">
            <w:pPr>
              <w:rPr/>
            </w:pPr>
            <w:r w:rsidDel="00000000" w:rsidR="00000000" w:rsidRPr="00000000">
              <w:rPr>
                <w:rtl w:val="0"/>
              </w:rPr>
              <w:t xml:space="preserve">Note:</w:t>
            </w:r>
          </w:p>
        </w:tc>
      </w:tr>
    </w:tbl>
    <w:p w:rsidR="00000000" w:rsidDel="00000000" w:rsidP="00000000" w:rsidRDefault="00000000" w:rsidRPr="00000000" w14:paraId="00000160">
      <w:pPr>
        <w:spacing w:after="120" w:before="280" w:lineRule="auto"/>
        <w:rPr/>
      </w:pPr>
      <w:r w:rsidDel="00000000" w:rsidR="00000000" w:rsidRPr="00000000">
        <w:rPr>
          <w:b w:val="1"/>
          <w:bCs w:val="1"/>
          <w:color w:val="4472c4"/>
          <w:sz w:val="24"/>
          <w:szCs w:val="24"/>
          <w:rtl w:val="0"/>
        </w:rPr>
        <w:t xml:space="preserve">6.25 Section B Format Calibration Tiered</w:t>
      </w:r>
      <w:r w:rsidDel="00000000" w:rsidR="00000000" w:rsidRPr="00000000">
        <w:rPr>
          <w:rtl w:val="0"/>
        </w:rPr>
      </w:r>
    </w:p>
    <w:tbl>
      <w:tblPr>
        <w:tblStyle w:val="Table3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161">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162">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163">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164">
            <w:pPr>
              <w:rPr/>
            </w:pPr>
            <w:r w:rsidDel="00000000" w:rsidR="00000000" w:rsidRPr="00000000">
              <w:rPr>
                <w:rtl w:val="0"/>
              </w:rPr>
              <w:t xml:space="preserve">Section B specifies format calibration with concrete tiers where format matters.</w:t>
            </w:r>
          </w:p>
        </w:tc>
      </w:tr>
      <w:tr>
        <w:trPr>
          <w:cantSplit w:val="0"/>
          <w:tblHeader w:val="0"/>
        </w:trPr>
        <w:tc>
          <w:tcPr>
            <w:shd w:fill="4472c4" w:val="clear"/>
          </w:tcPr>
          <w:p w:rsidR="00000000" w:rsidDel="00000000" w:rsidP="00000000" w:rsidRDefault="00000000" w:rsidRPr="00000000" w14:paraId="00000165">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166">
            <w:pPr>
              <w:rPr/>
            </w:pPr>
            <w:r w:rsidDel="00000000" w:rsidR="00000000" w:rsidRPr="00000000">
              <w:rPr>
                <w:rtl w:val="0"/>
              </w:rPr>
              <w:t xml:space="preserve">Where the deliverable has format expectations (e.g., .docx vs .pdf vs .txt for a chart med rec), Section B specifies tiered penalties (e.g., '.docx preferred; PDF: -5 to -10 points; .txt: -15 to -20 points'). For tasks where format does not matter, mark thumb down with reviewer note 'N/A'.</w:t>
            </w:r>
          </w:p>
        </w:tc>
      </w:tr>
      <w:tr>
        <w:trPr>
          <w:cantSplit w:val="0"/>
          <w:tblHeader w:val="0"/>
        </w:trPr>
        <w:tc>
          <w:tcPr>
            <w:shd w:fill="4472c4" w:val="clear"/>
          </w:tcPr>
          <w:p w:rsidR="00000000" w:rsidDel="00000000" w:rsidP="00000000" w:rsidRDefault="00000000" w:rsidRPr="00000000" w14:paraId="00000167">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168">
            <w:pPr>
              <w:rPr/>
            </w:pPr>
            <w:r w:rsidDel="00000000" w:rsidR="00000000" w:rsidRPr="00000000">
              <w:rPr>
                <w:rtl w:val="0"/>
              </w:rPr>
              <w:t xml:space="preserve">Section B addresses format generically or omits format calibration where format matters to the deliverable.</w:t>
            </w:r>
          </w:p>
        </w:tc>
      </w:tr>
      <w:tr>
        <w:trPr>
          <w:cantSplit w:val="0"/>
          <w:tblHeader w:val="0"/>
        </w:trPr>
        <w:tc>
          <w:tcPr>
            <w:shd w:fill="4472c4" w:val="clear"/>
          </w:tcPr>
          <w:p w:rsidR="00000000" w:rsidDel="00000000" w:rsidP="00000000" w:rsidRDefault="00000000" w:rsidRPr="00000000" w14:paraId="00000169">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16A">
            <w:pPr>
              <w:rPr/>
            </w:pPr>
            <w:r w:rsidDel="00000000" w:rsidR="00000000" w:rsidRPr="00000000">
              <w:rPr>
                <w:rtl w:val="0"/>
              </w:rPr>
              <w:t xml:space="preserve">Verdict (pass / fail / N/A):</w:t>
            </w:r>
          </w:p>
          <w:p w:rsidR="00000000" w:rsidDel="00000000" w:rsidP="00000000" w:rsidRDefault="00000000" w:rsidRPr="00000000" w14:paraId="0000016B">
            <w:pPr>
              <w:rPr/>
            </w:pPr>
            <w:r w:rsidDel="00000000" w:rsidR="00000000" w:rsidRPr="00000000">
              <w:rPr>
                <w:rtl w:val="0"/>
              </w:rPr>
              <w:t xml:space="preserve">Note:</w:t>
            </w:r>
          </w:p>
        </w:tc>
      </w:tr>
    </w:tbl>
    <w:p w:rsidR="00000000" w:rsidDel="00000000" w:rsidP="00000000" w:rsidRDefault="00000000" w:rsidRPr="00000000" w14:paraId="0000016C">
      <w:pPr>
        <w:spacing w:after="120" w:before="280" w:lineRule="auto"/>
        <w:rPr/>
      </w:pPr>
      <w:r w:rsidDel="00000000" w:rsidR="00000000" w:rsidRPr="00000000">
        <w:rPr>
          <w:b w:val="1"/>
          <w:bCs w:val="1"/>
          <w:color w:val="4472c4"/>
          <w:sz w:val="24"/>
          <w:szCs w:val="24"/>
          <w:rtl w:val="0"/>
        </w:rPr>
        <w:t xml:space="preserve">6.26 Section A Names Task-Specific Anchor Items</w:t>
      </w:r>
      <w:r w:rsidDel="00000000" w:rsidR="00000000" w:rsidRPr="00000000">
        <w:rPr>
          <w:rtl w:val="0"/>
        </w:rPr>
      </w:r>
    </w:p>
    <w:tbl>
      <w:tblPr>
        <w:tblStyle w:val="Table3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16D">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16E">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16F">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170">
            <w:pPr>
              <w:rPr/>
            </w:pPr>
            <w:r w:rsidDel="00000000" w:rsidR="00000000" w:rsidRPr="00000000">
              <w:rPr>
                <w:rtl w:val="0"/>
              </w:rPr>
              <w:t xml:space="preserve">Section A names task specific anchor items, not generic quality boilerplate.</w:t>
            </w:r>
          </w:p>
        </w:tc>
      </w:tr>
      <w:tr>
        <w:trPr>
          <w:cantSplit w:val="0"/>
          <w:tblHeader w:val="0"/>
        </w:trPr>
        <w:tc>
          <w:tcPr>
            <w:shd w:fill="4472c4" w:val="clear"/>
          </w:tcPr>
          <w:p w:rsidR="00000000" w:rsidDel="00000000" w:rsidP="00000000" w:rsidRDefault="00000000" w:rsidRPr="00000000" w14:paraId="00000171">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172">
            <w:pPr>
              <w:rPr/>
            </w:pPr>
            <w:r w:rsidDel="00000000" w:rsidR="00000000" w:rsidRPr="00000000">
              <w:rPr>
                <w:rtl w:val="0"/>
              </w:rPr>
              <w:t xml:space="preserve">Section A names concrete anchor items the deliverable must address (e.g., 'cross source reconciliation of sertraline,' 'PHQ-9 item 9 addressed separately,' 'pharmacy fill history applied as tiebreaker'). Items are task specific and trap mapped.</w:t>
            </w:r>
          </w:p>
        </w:tc>
      </w:tr>
      <w:tr>
        <w:trPr>
          <w:cantSplit w:val="0"/>
          <w:tblHeader w:val="0"/>
        </w:trPr>
        <w:tc>
          <w:tcPr>
            <w:shd w:fill="4472c4" w:val="clear"/>
          </w:tcPr>
          <w:p w:rsidR="00000000" w:rsidDel="00000000" w:rsidP="00000000" w:rsidRDefault="00000000" w:rsidRPr="00000000" w14:paraId="00000173">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174">
            <w:pPr>
              <w:rPr/>
            </w:pPr>
            <w:r w:rsidDel="00000000" w:rsidR="00000000" w:rsidRPr="00000000">
              <w:rPr>
                <w:rtl w:val="0"/>
              </w:rPr>
              <w:t xml:space="preserve">Section A names generic quality criteria ('complete,' 'accurate,' 'professional') without task specific anchor items.</w:t>
            </w:r>
          </w:p>
        </w:tc>
      </w:tr>
      <w:tr>
        <w:trPr>
          <w:cantSplit w:val="0"/>
          <w:tblHeader w:val="0"/>
        </w:trPr>
        <w:tc>
          <w:tcPr>
            <w:shd w:fill="4472c4" w:val="clear"/>
          </w:tcPr>
          <w:p w:rsidR="00000000" w:rsidDel="00000000" w:rsidP="00000000" w:rsidRDefault="00000000" w:rsidRPr="00000000" w14:paraId="00000175">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176">
            <w:pPr>
              <w:rPr/>
            </w:pPr>
            <w:r w:rsidDel="00000000" w:rsidR="00000000" w:rsidRPr="00000000">
              <w:rPr>
                <w:rtl w:val="0"/>
              </w:rPr>
              <w:t xml:space="preserve">Verdict (pass / fail / N/A):</w:t>
            </w:r>
          </w:p>
          <w:p w:rsidR="00000000" w:rsidDel="00000000" w:rsidP="00000000" w:rsidRDefault="00000000" w:rsidRPr="00000000" w14:paraId="00000177">
            <w:pPr>
              <w:rPr/>
            </w:pPr>
            <w:r w:rsidDel="00000000" w:rsidR="00000000" w:rsidRPr="00000000">
              <w:rPr>
                <w:rtl w:val="0"/>
              </w:rPr>
              <w:t xml:space="preserve">Note:</w:t>
            </w:r>
          </w:p>
        </w:tc>
      </w:tr>
    </w:tbl>
    <w:p w:rsidR="00000000" w:rsidDel="00000000" w:rsidP="00000000" w:rsidRDefault="00000000" w:rsidRPr="00000000" w14:paraId="00000178">
      <w:pPr>
        <w:spacing w:after="120" w:before="280" w:lineRule="auto"/>
        <w:rPr/>
      </w:pPr>
      <w:r w:rsidDel="00000000" w:rsidR="00000000" w:rsidRPr="00000000">
        <w:rPr>
          <w:b w:val="1"/>
          <w:bCs w:val="1"/>
          <w:color w:val="4472c4"/>
          <w:sz w:val="24"/>
          <w:szCs w:val="24"/>
          <w:rtl w:val="0"/>
        </w:rPr>
        <w:t xml:space="preserve">6.27 Section C Explicit Pattern Framing</w:t>
      </w:r>
      <w:r w:rsidDel="00000000" w:rsidR="00000000" w:rsidRPr="00000000">
        <w:rPr>
          <w:rtl w:val="0"/>
        </w:rPr>
      </w:r>
    </w:p>
    <w:tbl>
      <w:tblPr>
        <w:tblStyle w:val="Table3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179">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17A">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17B">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17C">
            <w:pPr>
              <w:rPr/>
            </w:pPr>
            <w:r w:rsidDel="00000000" w:rsidR="00000000" w:rsidRPr="00000000">
              <w:rPr>
                <w:rtl w:val="0"/>
              </w:rPr>
              <w:t xml:space="preserve">Section C opens with the explicit 'patterns to reason about, not items to tick off' framing.</w:t>
            </w:r>
          </w:p>
        </w:tc>
      </w:tr>
      <w:tr>
        <w:trPr>
          <w:cantSplit w:val="0"/>
          <w:tblHeader w:val="0"/>
        </w:trPr>
        <w:tc>
          <w:tcPr>
            <w:shd w:fill="4472c4" w:val="clear"/>
          </w:tcPr>
          <w:p w:rsidR="00000000" w:rsidDel="00000000" w:rsidP="00000000" w:rsidRDefault="00000000" w:rsidRPr="00000000" w14:paraId="0000017D">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17E">
            <w:pPr>
              <w:rPr/>
            </w:pPr>
            <w:r w:rsidDel="00000000" w:rsidR="00000000" w:rsidRPr="00000000">
              <w:rPr>
                <w:rtl w:val="0"/>
              </w:rPr>
              <w:t xml:space="preserve">Section C opens with the framing line 'These are patterns to reason about, not items to tick off' or a close variant.</w:t>
            </w:r>
          </w:p>
        </w:tc>
      </w:tr>
      <w:tr>
        <w:trPr>
          <w:cantSplit w:val="0"/>
          <w:tblHeader w:val="0"/>
        </w:trPr>
        <w:tc>
          <w:tcPr>
            <w:shd w:fill="4472c4" w:val="clear"/>
          </w:tcPr>
          <w:p w:rsidR="00000000" w:rsidDel="00000000" w:rsidP="00000000" w:rsidRDefault="00000000" w:rsidRPr="00000000" w14:paraId="0000017F">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180">
            <w:pPr>
              <w:rPr/>
            </w:pPr>
            <w:r w:rsidDel="00000000" w:rsidR="00000000" w:rsidRPr="00000000">
              <w:rPr>
                <w:rtl w:val="0"/>
              </w:rPr>
              <w:t xml:space="preserve">Section C framing is absent or describes the items as a checklist.</w:t>
            </w:r>
          </w:p>
        </w:tc>
      </w:tr>
      <w:tr>
        <w:trPr>
          <w:cantSplit w:val="0"/>
          <w:tblHeader w:val="0"/>
        </w:trPr>
        <w:tc>
          <w:tcPr>
            <w:shd w:fill="4472c4" w:val="clear"/>
          </w:tcPr>
          <w:p w:rsidR="00000000" w:rsidDel="00000000" w:rsidP="00000000" w:rsidRDefault="00000000" w:rsidRPr="00000000" w14:paraId="00000181">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182">
            <w:pPr>
              <w:rPr/>
            </w:pPr>
            <w:r w:rsidDel="00000000" w:rsidR="00000000" w:rsidRPr="00000000">
              <w:rPr>
                <w:rtl w:val="0"/>
              </w:rPr>
              <w:t xml:space="preserve">Verdict (pass / fail / N/A):</w:t>
            </w:r>
          </w:p>
          <w:p w:rsidR="00000000" w:rsidDel="00000000" w:rsidP="00000000" w:rsidRDefault="00000000" w:rsidRPr="00000000" w14:paraId="00000183">
            <w:pPr>
              <w:rPr/>
            </w:pPr>
            <w:r w:rsidDel="00000000" w:rsidR="00000000" w:rsidRPr="00000000">
              <w:rPr>
                <w:rtl w:val="0"/>
              </w:rPr>
              <w:t xml:space="preserve">Note:</w:t>
            </w:r>
          </w:p>
        </w:tc>
      </w:tr>
    </w:tbl>
    <w:p w:rsidR="00000000" w:rsidDel="00000000" w:rsidP="00000000" w:rsidRDefault="00000000" w:rsidRPr="00000000" w14:paraId="00000184">
      <w:pPr>
        <w:spacing w:after="120" w:before="280" w:lineRule="auto"/>
        <w:rPr/>
      </w:pPr>
      <w:r w:rsidDel="00000000" w:rsidR="00000000" w:rsidRPr="00000000">
        <w:rPr>
          <w:b w:val="1"/>
          <w:bCs w:val="1"/>
          <w:color w:val="4472c4"/>
          <w:sz w:val="24"/>
          <w:szCs w:val="24"/>
          <w:rtl w:val="0"/>
        </w:rPr>
        <w:t xml:space="preserve">6.28 Grader Does Not Describe Golden Construction</w:t>
      </w:r>
      <w:r w:rsidDel="00000000" w:rsidR="00000000" w:rsidRPr="00000000">
        <w:rPr>
          <w:rtl w:val="0"/>
        </w:rPr>
      </w:r>
    </w:p>
    <w:tbl>
      <w:tblPr>
        <w:tblStyle w:val="Table3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185">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186">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187">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188">
            <w:pPr>
              <w:rPr/>
            </w:pPr>
            <w:r w:rsidDel="00000000" w:rsidR="00000000" w:rsidRPr="00000000">
              <w:rPr>
                <w:rtl w:val="0"/>
              </w:rPr>
              <w:t xml:space="preserve">Grader does not describe how the golden was constructed or reasoning behind it.</w:t>
            </w:r>
          </w:p>
        </w:tc>
      </w:tr>
      <w:tr>
        <w:trPr>
          <w:cantSplit w:val="0"/>
          <w:tblHeader w:val="0"/>
        </w:trPr>
        <w:tc>
          <w:tcPr>
            <w:shd w:fill="4472c4" w:val="clear"/>
          </w:tcPr>
          <w:p w:rsidR="00000000" w:rsidDel="00000000" w:rsidP="00000000" w:rsidRDefault="00000000" w:rsidRPr="00000000" w14:paraId="00000189">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18A">
            <w:pPr>
              <w:rPr/>
            </w:pPr>
            <w:r w:rsidDel="00000000" w:rsidR="00000000" w:rsidRPr="00000000">
              <w:rPr>
                <w:rtl w:val="0"/>
              </w:rPr>
              <w:t xml:space="preserve">Grader references the golden by canonical filename and does not narrate how the golden was built, what choices the physician author made, or what reasoning led to specific content choices.</w:t>
            </w:r>
          </w:p>
        </w:tc>
      </w:tr>
      <w:tr>
        <w:trPr>
          <w:cantSplit w:val="0"/>
          <w:tblHeader w:val="0"/>
        </w:trPr>
        <w:tc>
          <w:tcPr>
            <w:shd w:fill="4472c4" w:val="clear"/>
          </w:tcPr>
          <w:p w:rsidR="00000000" w:rsidDel="00000000" w:rsidP="00000000" w:rsidRDefault="00000000" w:rsidRPr="00000000" w14:paraId="0000018B">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18C">
            <w:pPr>
              <w:rPr/>
            </w:pPr>
            <w:r w:rsidDel="00000000" w:rsidR="00000000" w:rsidRPr="00000000">
              <w:rPr>
                <w:rtl w:val="0"/>
              </w:rPr>
              <w:t xml:space="preserve">Grader describes the golden's construction, author reasoning, or design choices.</w:t>
            </w:r>
          </w:p>
        </w:tc>
      </w:tr>
      <w:tr>
        <w:trPr>
          <w:cantSplit w:val="0"/>
          <w:tblHeader w:val="0"/>
        </w:trPr>
        <w:tc>
          <w:tcPr>
            <w:shd w:fill="4472c4" w:val="clear"/>
          </w:tcPr>
          <w:p w:rsidR="00000000" w:rsidDel="00000000" w:rsidP="00000000" w:rsidRDefault="00000000" w:rsidRPr="00000000" w14:paraId="0000018D">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18E">
            <w:pPr>
              <w:rPr/>
            </w:pPr>
            <w:r w:rsidDel="00000000" w:rsidR="00000000" w:rsidRPr="00000000">
              <w:rPr>
                <w:rtl w:val="0"/>
              </w:rPr>
              <w:t xml:space="preserve">Verdict (pass / fail / N/A):</w:t>
            </w:r>
          </w:p>
          <w:p w:rsidR="00000000" w:rsidDel="00000000" w:rsidP="00000000" w:rsidRDefault="00000000" w:rsidRPr="00000000" w14:paraId="0000018F">
            <w:pPr>
              <w:rPr/>
            </w:pPr>
            <w:r w:rsidDel="00000000" w:rsidR="00000000" w:rsidRPr="00000000">
              <w:rPr>
                <w:rtl w:val="0"/>
              </w:rPr>
              <w:t xml:space="preserve">Note:</w:t>
            </w:r>
          </w:p>
        </w:tc>
      </w:tr>
    </w:tbl>
    <w:p w:rsidR="00000000" w:rsidDel="00000000" w:rsidP="00000000" w:rsidRDefault="00000000" w:rsidRPr="00000000" w14:paraId="00000190">
      <w:pPr>
        <w:spacing w:after="120" w:before="280" w:lineRule="auto"/>
        <w:rPr/>
      </w:pPr>
      <w:r w:rsidDel="00000000" w:rsidR="00000000" w:rsidRPr="00000000">
        <w:rPr>
          <w:b w:val="1"/>
          <w:bCs w:val="1"/>
          <w:color w:val="4472c4"/>
          <w:sz w:val="24"/>
          <w:szCs w:val="24"/>
          <w:rtl w:val="0"/>
        </w:rPr>
        <w:t xml:space="preserve">6.29 No Hyphens or Em/En Dashes in Grader</w:t>
      </w:r>
      <w:r w:rsidDel="00000000" w:rsidR="00000000" w:rsidRPr="00000000">
        <w:rPr>
          <w:rtl w:val="0"/>
        </w:rPr>
      </w:r>
    </w:p>
    <w:tbl>
      <w:tblPr>
        <w:tblStyle w:val="Table3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191">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192">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193">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194">
            <w:pPr>
              <w:rPr/>
            </w:pPr>
            <w:r w:rsidDel="00000000" w:rsidR="00000000" w:rsidRPr="00000000">
              <w:rPr>
                <w:rtl w:val="0"/>
              </w:rPr>
              <w:t xml:space="preserve">The Grader uses plain hyphens, commas, colons, periods, or restructured prose in place of em dashes, en dashes, and arrows.</w:t>
            </w:r>
          </w:p>
        </w:tc>
      </w:tr>
      <w:tr>
        <w:trPr>
          <w:cantSplit w:val="0"/>
          <w:tblHeader w:val="0"/>
        </w:trPr>
        <w:tc>
          <w:tcPr>
            <w:shd w:fill="4472c4" w:val="clear"/>
          </w:tcPr>
          <w:p w:rsidR="00000000" w:rsidDel="00000000" w:rsidP="00000000" w:rsidRDefault="00000000" w:rsidRPr="00000000" w14:paraId="00000195">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196">
            <w:pPr>
              <w:rPr/>
            </w:pPr>
            <w:r w:rsidDel="00000000" w:rsidR="00000000" w:rsidRPr="00000000">
              <w:rPr>
                <w:rtl w:val="0"/>
              </w:rPr>
              <w:t xml:space="preserve">The Grader guidelines contain no em dashes, no en dashes, and no arrow characters as stylistic markers. Plain hyphens are acceptable. The 5/23 doc explicitly permits plain hyphens, colons, or restructured prose.</w:t>
            </w:r>
          </w:p>
        </w:tc>
      </w:tr>
      <w:tr>
        <w:trPr>
          <w:cantSplit w:val="0"/>
          <w:tblHeader w:val="0"/>
        </w:trPr>
        <w:tc>
          <w:tcPr>
            <w:shd w:fill="4472c4" w:val="clear"/>
          </w:tcPr>
          <w:p w:rsidR="00000000" w:rsidDel="00000000" w:rsidP="00000000" w:rsidRDefault="00000000" w:rsidRPr="00000000" w14:paraId="00000197">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198">
            <w:pPr>
              <w:rPr/>
            </w:pPr>
            <w:r w:rsidDel="00000000" w:rsidR="00000000" w:rsidRPr="00000000">
              <w:rPr>
                <w:rtl w:val="0"/>
              </w:rPr>
              <w:t xml:space="preserve">The Grader guidelines contain em dashes, en dashes, or arrow characters as stylistic markers. Plain hyphens are not a failure.</w:t>
            </w:r>
          </w:p>
        </w:tc>
      </w:tr>
      <w:tr>
        <w:trPr>
          <w:cantSplit w:val="0"/>
          <w:tblHeader w:val="0"/>
        </w:trPr>
        <w:tc>
          <w:tcPr>
            <w:shd w:fill="4472c4" w:val="clear"/>
          </w:tcPr>
          <w:p w:rsidR="00000000" w:rsidDel="00000000" w:rsidP="00000000" w:rsidRDefault="00000000" w:rsidRPr="00000000" w14:paraId="00000199">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19A">
            <w:pPr>
              <w:rPr/>
            </w:pPr>
            <w:r w:rsidDel="00000000" w:rsidR="00000000" w:rsidRPr="00000000">
              <w:rPr>
                <w:rtl w:val="0"/>
              </w:rPr>
              <w:t xml:space="preserve">Verdict (pass / fail / N/A):</w:t>
            </w:r>
          </w:p>
          <w:p w:rsidR="00000000" w:rsidDel="00000000" w:rsidP="00000000" w:rsidRDefault="00000000" w:rsidRPr="00000000" w14:paraId="0000019B">
            <w:pPr>
              <w:rPr/>
            </w:pPr>
            <w:r w:rsidDel="00000000" w:rsidR="00000000" w:rsidRPr="00000000">
              <w:rPr>
                <w:rtl w:val="0"/>
              </w:rPr>
              <w:t xml:space="preserve">Note:</w:t>
            </w:r>
          </w:p>
        </w:tc>
      </w:tr>
    </w:tbl>
    <w:p w:rsidR="00000000" w:rsidDel="00000000" w:rsidP="00000000" w:rsidRDefault="00000000" w:rsidRPr="00000000" w14:paraId="0000019C">
      <w:pPr>
        <w:spacing w:after="120" w:before="280" w:lineRule="auto"/>
        <w:rPr/>
      </w:pPr>
      <w:r w:rsidDel="00000000" w:rsidR="00000000" w:rsidRPr="00000000">
        <w:rPr>
          <w:b w:val="1"/>
          <w:bCs w:val="1"/>
          <w:color w:val="4472c4"/>
          <w:sz w:val="24"/>
          <w:szCs w:val="24"/>
          <w:rtl w:val="0"/>
        </w:rPr>
        <w:t xml:space="preserve">6.30 No Asterisks in Grader</w:t>
      </w:r>
      <w:r w:rsidDel="00000000" w:rsidR="00000000" w:rsidRPr="00000000">
        <w:rPr>
          <w:rtl w:val="0"/>
        </w:rPr>
      </w:r>
    </w:p>
    <w:tbl>
      <w:tblPr>
        <w:tblStyle w:val="Table3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19D">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19E">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19F">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1A0">
            <w:pPr>
              <w:rPr/>
            </w:pPr>
            <w:r w:rsidDel="00000000" w:rsidR="00000000" w:rsidRPr="00000000">
              <w:rPr>
                <w:rtl w:val="0"/>
              </w:rPr>
              <w:t xml:space="preserve">Grader contains no asterisks anywhere.</w:t>
            </w:r>
          </w:p>
        </w:tc>
      </w:tr>
      <w:tr>
        <w:trPr>
          <w:cantSplit w:val="0"/>
          <w:tblHeader w:val="0"/>
        </w:trPr>
        <w:tc>
          <w:tcPr>
            <w:shd w:fill="4472c4" w:val="clear"/>
          </w:tcPr>
          <w:p w:rsidR="00000000" w:rsidDel="00000000" w:rsidP="00000000" w:rsidRDefault="00000000" w:rsidRPr="00000000" w14:paraId="000001A1">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1A2">
            <w:pPr>
              <w:rPr/>
            </w:pPr>
            <w:r w:rsidDel="00000000" w:rsidR="00000000" w:rsidRPr="00000000">
              <w:rPr>
                <w:rtl w:val="0"/>
              </w:rPr>
              <w:t xml:space="preserve">Grader contains no asterisks of any kind (no emphasis asterisks, no markdown bold or italic markers, no bullet asterisks).</w:t>
            </w:r>
          </w:p>
        </w:tc>
      </w:tr>
      <w:tr>
        <w:trPr>
          <w:cantSplit w:val="0"/>
          <w:tblHeader w:val="0"/>
        </w:trPr>
        <w:tc>
          <w:tcPr>
            <w:shd w:fill="4472c4" w:val="clear"/>
          </w:tcPr>
          <w:p w:rsidR="00000000" w:rsidDel="00000000" w:rsidP="00000000" w:rsidRDefault="00000000" w:rsidRPr="00000000" w14:paraId="000001A3">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1A4">
            <w:pPr>
              <w:rPr/>
            </w:pPr>
            <w:r w:rsidDel="00000000" w:rsidR="00000000" w:rsidRPr="00000000">
              <w:rPr>
                <w:rtl w:val="0"/>
              </w:rPr>
              <w:t xml:space="preserve">One or more asterisks appear in the grader.</w:t>
            </w:r>
          </w:p>
        </w:tc>
      </w:tr>
      <w:tr>
        <w:trPr>
          <w:cantSplit w:val="0"/>
          <w:tblHeader w:val="0"/>
        </w:trPr>
        <w:tc>
          <w:tcPr>
            <w:shd w:fill="4472c4" w:val="clear"/>
          </w:tcPr>
          <w:p w:rsidR="00000000" w:rsidDel="00000000" w:rsidP="00000000" w:rsidRDefault="00000000" w:rsidRPr="00000000" w14:paraId="000001A5">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1A6">
            <w:pPr>
              <w:rPr/>
            </w:pPr>
            <w:r w:rsidDel="00000000" w:rsidR="00000000" w:rsidRPr="00000000">
              <w:rPr>
                <w:rtl w:val="0"/>
              </w:rPr>
              <w:t xml:space="preserve">Verdict (pass / fail / N/A):</w:t>
            </w:r>
          </w:p>
          <w:p w:rsidR="00000000" w:rsidDel="00000000" w:rsidP="00000000" w:rsidRDefault="00000000" w:rsidRPr="00000000" w14:paraId="000001A7">
            <w:pPr>
              <w:rPr/>
            </w:pPr>
            <w:r w:rsidDel="00000000" w:rsidR="00000000" w:rsidRPr="00000000">
              <w:rPr>
                <w:rtl w:val="0"/>
              </w:rPr>
              <w:t xml:space="preserve">Note:</w:t>
            </w:r>
          </w:p>
        </w:tc>
      </w:tr>
    </w:tbl>
    <w:p w:rsidR="00000000" w:rsidDel="00000000" w:rsidP="00000000" w:rsidRDefault="00000000" w:rsidRPr="00000000" w14:paraId="000001A8">
      <w:pPr>
        <w:spacing w:after="120" w:before="280" w:lineRule="auto"/>
        <w:rPr/>
      </w:pPr>
      <w:r w:rsidDel="00000000" w:rsidR="00000000" w:rsidRPr="00000000">
        <w:rPr>
          <w:b w:val="1"/>
          <w:bCs w:val="1"/>
          <w:color w:val="4472c4"/>
          <w:sz w:val="24"/>
          <w:szCs w:val="24"/>
          <w:rtl w:val="0"/>
        </w:rPr>
        <w:t xml:space="preserve">6.31 No AI Prose Tells in Grader</w:t>
      </w:r>
      <w:r w:rsidDel="00000000" w:rsidR="00000000" w:rsidRPr="00000000">
        <w:rPr>
          <w:rtl w:val="0"/>
        </w:rPr>
      </w:r>
    </w:p>
    <w:tbl>
      <w:tblPr>
        <w:tblStyle w:val="Table3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1A9">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1AA">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1AB">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1AC">
            <w:pPr>
              <w:rPr/>
            </w:pPr>
            <w:r w:rsidDel="00000000" w:rsidR="00000000" w:rsidRPr="00000000">
              <w:rPr>
                <w:rtl w:val="0"/>
              </w:rPr>
              <w:t xml:space="preserve">Grader avoids AI prose tells.</w:t>
            </w:r>
          </w:p>
        </w:tc>
      </w:tr>
      <w:tr>
        <w:trPr>
          <w:cantSplit w:val="0"/>
          <w:tblHeader w:val="0"/>
        </w:trPr>
        <w:tc>
          <w:tcPr>
            <w:shd w:fill="4472c4" w:val="clear"/>
          </w:tcPr>
          <w:p w:rsidR="00000000" w:rsidDel="00000000" w:rsidP="00000000" w:rsidRDefault="00000000" w:rsidRPr="00000000" w14:paraId="000001AD">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1AE">
            <w:pPr>
              <w:rPr/>
            </w:pPr>
            <w:r w:rsidDel="00000000" w:rsidR="00000000" w:rsidRPr="00000000">
              <w:rPr>
                <w:rtl w:val="0"/>
              </w:rPr>
              <w:t xml:space="preserve">Grader does not use AI tell words and constructions such as 'subsequently,' 'ultimately,' 'it is important to note,' 'in conclusion,' or other phrases characteristic of LLM output.</w:t>
            </w:r>
          </w:p>
        </w:tc>
      </w:tr>
      <w:tr>
        <w:trPr>
          <w:cantSplit w:val="0"/>
          <w:tblHeader w:val="0"/>
        </w:trPr>
        <w:tc>
          <w:tcPr>
            <w:shd w:fill="4472c4" w:val="clear"/>
          </w:tcPr>
          <w:p w:rsidR="00000000" w:rsidDel="00000000" w:rsidP="00000000" w:rsidRDefault="00000000" w:rsidRPr="00000000" w14:paraId="000001AF">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1B0">
            <w:pPr>
              <w:rPr/>
            </w:pPr>
            <w:r w:rsidDel="00000000" w:rsidR="00000000" w:rsidRPr="00000000">
              <w:rPr>
                <w:rtl w:val="0"/>
              </w:rPr>
              <w:t xml:space="preserve">Grader contains AI prose tells.</w:t>
            </w:r>
          </w:p>
        </w:tc>
      </w:tr>
      <w:tr>
        <w:trPr>
          <w:cantSplit w:val="0"/>
          <w:tblHeader w:val="0"/>
        </w:trPr>
        <w:tc>
          <w:tcPr>
            <w:shd w:fill="4472c4" w:val="clear"/>
          </w:tcPr>
          <w:p w:rsidR="00000000" w:rsidDel="00000000" w:rsidP="00000000" w:rsidRDefault="00000000" w:rsidRPr="00000000" w14:paraId="000001B1">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1B2">
            <w:pPr>
              <w:rPr/>
            </w:pPr>
            <w:r w:rsidDel="00000000" w:rsidR="00000000" w:rsidRPr="00000000">
              <w:rPr>
                <w:rtl w:val="0"/>
              </w:rPr>
              <w:t xml:space="preserve">Verdict (pass / fail / N/A):</w:t>
            </w:r>
          </w:p>
          <w:p w:rsidR="00000000" w:rsidDel="00000000" w:rsidP="00000000" w:rsidRDefault="00000000" w:rsidRPr="00000000" w14:paraId="000001B3">
            <w:pPr>
              <w:rPr/>
            </w:pPr>
            <w:r w:rsidDel="00000000" w:rsidR="00000000" w:rsidRPr="00000000">
              <w:rPr>
                <w:rtl w:val="0"/>
              </w:rPr>
              <w:t xml:space="preserve">Note:</w:t>
            </w:r>
          </w:p>
        </w:tc>
      </w:tr>
    </w:tbl>
    <w:p w:rsidR="00000000" w:rsidDel="00000000" w:rsidP="00000000" w:rsidRDefault="00000000" w:rsidRPr="00000000" w14:paraId="000001B4">
      <w:pPr>
        <w:spacing w:after="120" w:before="280" w:lineRule="auto"/>
        <w:rPr/>
      </w:pPr>
      <w:r w:rsidDel="00000000" w:rsidR="00000000" w:rsidRPr="00000000">
        <w:rPr>
          <w:b w:val="1"/>
          <w:bCs w:val="1"/>
          <w:color w:val="4472c4"/>
          <w:sz w:val="24"/>
          <w:szCs w:val="24"/>
          <w:rtl w:val="0"/>
        </w:rPr>
        <w:t xml:space="preserve">6.32 Grader Length Discipline</w:t>
      </w:r>
      <w:r w:rsidDel="00000000" w:rsidR="00000000" w:rsidRPr="00000000">
        <w:rPr>
          <w:rtl w:val="0"/>
        </w:rPr>
      </w:r>
    </w:p>
    <w:tbl>
      <w:tblPr>
        <w:tblStyle w:val="Table4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1B5">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1B6">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1B7">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1B8">
            <w:pPr>
              <w:rPr/>
            </w:pPr>
            <w:r w:rsidDel="00000000" w:rsidR="00000000" w:rsidRPr="00000000">
              <w:rPr>
                <w:rtl w:val="0"/>
              </w:rPr>
              <w:t xml:space="preserve">Grader length is appropriate to the task complexity.</w:t>
            </w:r>
          </w:p>
        </w:tc>
      </w:tr>
      <w:tr>
        <w:trPr>
          <w:cantSplit w:val="0"/>
          <w:tblHeader w:val="0"/>
        </w:trPr>
        <w:tc>
          <w:tcPr>
            <w:shd w:fill="4472c4" w:val="clear"/>
          </w:tcPr>
          <w:p w:rsidR="00000000" w:rsidDel="00000000" w:rsidP="00000000" w:rsidRDefault="00000000" w:rsidRPr="00000000" w14:paraId="000001B9">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1BA">
            <w:pPr>
              <w:rPr/>
            </w:pPr>
            <w:r w:rsidDel="00000000" w:rsidR="00000000" w:rsidRPr="00000000">
              <w:rPr>
                <w:rtl w:val="0"/>
              </w:rPr>
              <w:t xml:space="preserve">Grader stays focused and does not pad with redundant content. Length matches the task; complex tasks may warrant longer graders, simple tasks should be short. Per project guidance, aim for under one page where the task supports it.</w:t>
            </w:r>
          </w:p>
        </w:tc>
      </w:tr>
      <w:tr>
        <w:trPr>
          <w:cantSplit w:val="0"/>
          <w:tblHeader w:val="0"/>
        </w:trPr>
        <w:tc>
          <w:tcPr>
            <w:shd w:fill="4472c4" w:val="clear"/>
          </w:tcPr>
          <w:p w:rsidR="00000000" w:rsidDel="00000000" w:rsidP="00000000" w:rsidRDefault="00000000" w:rsidRPr="00000000" w14:paraId="000001BB">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1BC">
            <w:pPr>
              <w:rPr/>
            </w:pPr>
            <w:r w:rsidDel="00000000" w:rsidR="00000000" w:rsidRPr="00000000">
              <w:rPr>
                <w:rtl w:val="0"/>
              </w:rPr>
              <w:t xml:space="preserve">Grader is materially longer than the task warrants, with redundant or off topic content.</w:t>
            </w:r>
          </w:p>
        </w:tc>
      </w:tr>
      <w:tr>
        <w:trPr>
          <w:cantSplit w:val="0"/>
          <w:tblHeader w:val="0"/>
        </w:trPr>
        <w:tc>
          <w:tcPr>
            <w:shd w:fill="4472c4" w:val="clear"/>
          </w:tcPr>
          <w:p w:rsidR="00000000" w:rsidDel="00000000" w:rsidP="00000000" w:rsidRDefault="00000000" w:rsidRPr="00000000" w14:paraId="000001BD">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1BE">
            <w:pPr>
              <w:rPr/>
            </w:pPr>
            <w:r w:rsidDel="00000000" w:rsidR="00000000" w:rsidRPr="00000000">
              <w:rPr>
                <w:rtl w:val="0"/>
              </w:rPr>
              <w:t xml:space="preserve">Verdict (pass / fail / N/A):</w:t>
            </w:r>
          </w:p>
          <w:p w:rsidR="00000000" w:rsidDel="00000000" w:rsidP="00000000" w:rsidRDefault="00000000" w:rsidRPr="00000000" w14:paraId="000001BF">
            <w:pPr>
              <w:rPr/>
            </w:pPr>
            <w:r w:rsidDel="00000000" w:rsidR="00000000" w:rsidRPr="00000000">
              <w:rPr>
                <w:rtl w:val="0"/>
              </w:rPr>
              <w:t xml:space="preserve">Note:</w:t>
            </w:r>
          </w:p>
        </w:tc>
      </w:tr>
    </w:tbl>
    <w:p w:rsidR="00000000" w:rsidDel="00000000" w:rsidP="00000000" w:rsidRDefault="00000000" w:rsidRPr="00000000" w14:paraId="000001C0">
      <w:pPr>
        <w:spacing w:after="120" w:before="280" w:lineRule="auto"/>
        <w:rPr/>
      </w:pPr>
      <w:r w:rsidDel="00000000" w:rsidR="00000000" w:rsidRPr="00000000">
        <w:rPr>
          <w:b w:val="1"/>
          <w:bCs w:val="1"/>
          <w:color w:val="4472c4"/>
          <w:sz w:val="24"/>
          <w:szCs w:val="24"/>
          <w:rtl w:val="0"/>
        </w:rPr>
        <w:t xml:space="preserve">6.33 Register Note Optional but Encouraged</w:t>
      </w:r>
      <w:r w:rsidDel="00000000" w:rsidR="00000000" w:rsidRPr="00000000">
        <w:rPr>
          <w:rtl w:val="0"/>
        </w:rPr>
      </w:r>
    </w:p>
    <w:tbl>
      <w:tblPr>
        <w:tblStyle w:val="Table4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1C1">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1C2">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1C3">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1C4">
            <w:pPr>
              <w:rPr/>
            </w:pPr>
            <w:r w:rsidDel="00000000" w:rsidR="00000000" w:rsidRPr="00000000">
              <w:rPr>
                <w:rtl w:val="0"/>
              </w:rPr>
              <w:t xml:space="preserve">Grader includes a brief register note where realistic clinical voice differs from polished prose.</w:t>
            </w:r>
          </w:p>
        </w:tc>
      </w:tr>
      <w:tr>
        <w:trPr>
          <w:cantSplit w:val="0"/>
          <w:tblHeader w:val="0"/>
        </w:trPr>
        <w:tc>
          <w:tcPr>
            <w:shd w:fill="4472c4" w:val="clear"/>
          </w:tcPr>
          <w:p w:rsidR="00000000" w:rsidDel="00000000" w:rsidP="00000000" w:rsidRDefault="00000000" w:rsidRPr="00000000" w14:paraId="000001C5">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1C6">
            <w:pPr>
              <w:rPr/>
            </w:pPr>
            <w:r w:rsidDel="00000000" w:rsidR="00000000" w:rsidRPr="00000000">
              <w:rPr>
                <w:rtl w:val="0"/>
              </w:rPr>
              <w:t xml:space="preserve">Where the deliverable type uses physician shorthand, abbreviations, or non polished register, the grader contains a register note acknowledging this is a consideration not a hard criterion. Prevents the grader from penalizing authentic voice. For tasks where polished prose is appropriate, mark thumb down with reviewer note 'N/A'.</w:t>
            </w:r>
          </w:p>
        </w:tc>
      </w:tr>
      <w:tr>
        <w:trPr>
          <w:cantSplit w:val="0"/>
          <w:tblHeader w:val="0"/>
        </w:trPr>
        <w:tc>
          <w:tcPr>
            <w:shd w:fill="4472c4" w:val="clear"/>
          </w:tcPr>
          <w:p w:rsidR="00000000" w:rsidDel="00000000" w:rsidP="00000000" w:rsidRDefault="00000000" w:rsidRPr="00000000" w14:paraId="000001C7">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1C8">
            <w:pPr>
              <w:rPr/>
            </w:pPr>
            <w:r w:rsidDel="00000000" w:rsidR="00000000" w:rsidRPr="00000000">
              <w:rPr>
                <w:rtl w:val="0"/>
              </w:rPr>
              <w:t xml:space="preserve">Grader penalizes authentic clinical register or rewards over polished prose without a register note.</w:t>
            </w:r>
          </w:p>
        </w:tc>
      </w:tr>
      <w:tr>
        <w:trPr>
          <w:cantSplit w:val="0"/>
          <w:tblHeader w:val="0"/>
        </w:trPr>
        <w:tc>
          <w:tcPr>
            <w:shd w:fill="4472c4" w:val="clear"/>
          </w:tcPr>
          <w:p w:rsidR="00000000" w:rsidDel="00000000" w:rsidP="00000000" w:rsidRDefault="00000000" w:rsidRPr="00000000" w14:paraId="000001C9">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1CA">
            <w:pPr>
              <w:rPr/>
            </w:pPr>
            <w:r w:rsidDel="00000000" w:rsidR="00000000" w:rsidRPr="00000000">
              <w:rPr>
                <w:rtl w:val="0"/>
              </w:rPr>
              <w:t xml:space="preserve">Verdict (pass / fail / N/A):</w:t>
            </w:r>
          </w:p>
          <w:p w:rsidR="00000000" w:rsidDel="00000000" w:rsidP="00000000" w:rsidRDefault="00000000" w:rsidRPr="00000000" w14:paraId="000001CB">
            <w:pPr>
              <w:rPr/>
            </w:pPr>
            <w:r w:rsidDel="00000000" w:rsidR="00000000" w:rsidRPr="00000000">
              <w:rPr>
                <w:rtl w:val="0"/>
              </w:rPr>
              <w:t xml:space="preserve">Note:</w:t>
            </w:r>
          </w:p>
        </w:tc>
      </w:tr>
    </w:tbl>
    <w:p w:rsidR="00000000" w:rsidDel="00000000" w:rsidP="00000000" w:rsidRDefault="00000000" w:rsidRPr="00000000" w14:paraId="000001CC">
      <w:pPr>
        <w:spacing w:after="120" w:before="280" w:lineRule="auto"/>
        <w:rPr/>
      </w:pPr>
      <w:r w:rsidDel="00000000" w:rsidR="00000000" w:rsidRPr="00000000">
        <w:rPr>
          <w:b w:val="1"/>
          <w:bCs w:val="1"/>
          <w:color w:val="4472c4"/>
          <w:sz w:val="24"/>
          <w:szCs w:val="24"/>
          <w:rtl w:val="0"/>
        </w:rPr>
        <w:t xml:space="preserve">6.34 No Section D in Grader</w:t>
      </w:r>
      <w:r w:rsidDel="00000000" w:rsidR="00000000" w:rsidRPr="00000000">
        <w:rPr>
          <w:rtl w:val="0"/>
        </w:rPr>
      </w:r>
    </w:p>
    <w:tbl>
      <w:tblPr>
        <w:tblStyle w:val="Table4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1CD">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1CE">
            <w:pPr>
              <w:rPr/>
            </w:pPr>
            <w:r w:rsidDel="00000000" w:rsidR="00000000" w:rsidRPr="00000000">
              <w:rPr>
                <w:b w:val="1"/>
                <w:bCs w:val="1"/>
                <w:color w:val="c00000"/>
                <w:rtl w:val="0"/>
              </w:rPr>
              <w:t xml:space="preserve">Blocker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1CF">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1D0">
            <w:pPr>
              <w:rPr/>
            </w:pPr>
            <w:r w:rsidDel="00000000" w:rsidR="00000000" w:rsidRPr="00000000">
              <w:rPr>
                <w:rtl w:val="0"/>
              </w:rPr>
              <w:t xml:space="preserve">Grader contains no Section D anywhere.</w:t>
            </w:r>
          </w:p>
        </w:tc>
      </w:tr>
      <w:tr>
        <w:trPr>
          <w:cantSplit w:val="0"/>
          <w:tblHeader w:val="0"/>
        </w:trPr>
        <w:tc>
          <w:tcPr>
            <w:shd w:fill="4472c4" w:val="clear"/>
          </w:tcPr>
          <w:p w:rsidR="00000000" w:rsidDel="00000000" w:rsidP="00000000" w:rsidRDefault="00000000" w:rsidRPr="00000000" w14:paraId="000001D1">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1D2">
            <w:pPr>
              <w:rPr/>
            </w:pPr>
            <w:r w:rsidDel="00000000" w:rsidR="00000000" w:rsidRPr="00000000">
              <w:rPr>
                <w:rtl w:val="0"/>
              </w:rPr>
              <w:t xml:space="preserve">Grader does not contain a Section D, a 'D)' label, a 'Section D:' heading, or any reference to a Section D in headings, body, or scoring instructions.</w:t>
            </w:r>
          </w:p>
        </w:tc>
      </w:tr>
      <w:tr>
        <w:trPr>
          <w:cantSplit w:val="0"/>
          <w:tblHeader w:val="0"/>
        </w:trPr>
        <w:tc>
          <w:tcPr>
            <w:shd w:fill="4472c4" w:val="clear"/>
          </w:tcPr>
          <w:p w:rsidR="00000000" w:rsidDel="00000000" w:rsidP="00000000" w:rsidRDefault="00000000" w:rsidRPr="00000000" w14:paraId="000001D3">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1D4">
            <w:pPr>
              <w:rPr/>
            </w:pPr>
            <w:r w:rsidDel="00000000" w:rsidR="00000000" w:rsidRPr="00000000">
              <w:rPr>
                <w:rtl w:val="0"/>
              </w:rPr>
              <w:t xml:space="preserve">Grader contains a Section D in any form. This is a hard fail.</w:t>
            </w:r>
          </w:p>
        </w:tc>
      </w:tr>
      <w:tr>
        <w:trPr>
          <w:cantSplit w:val="0"/>
          <w:tblHeader w:val="0"/>
        </w:trPr>
        <w:tc>
          <w:tcPr>
            <w:shd w:fill="4472c4" w:val="clear"/>
          </w:tcPr>
          <w:p w:rsidR="00000000" w:rsidDel="00000000" w:rsidP="00000000" w:rsidRDefault="00000000" w:rsidRPr="00000000" w14:paraId="000001D5">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1D6">
            <w:pPr>
              <w:rPr/>
            </w:pPr>
            <w:r w:rsidDel="00000000" w:rsidR="00000000" w:rsidRPr="00000000">
              <w:rPr>
                <w:rtl w:val="0"/>
              </w:rPr>
              <w:t xml:space="preserve">Verdict (pass / fail / N/A):</w:t>
            </w:r>
          </w:p>
          <w:p w:rsidR="00000000" w:rsidDel="00000000" w:rsidP="00000000" w:rsidRDefault="00000000" w:rsidRPr="00000000" w14:paraId="000001D7">
            <w:pPr>
              <w:rPr/>
            </w:pPr>
            <w:r w:rsidDel="00000000" w:rsidR="00000000" w:rsidRPr="00000000">
              <w:rPr>
                <w:rtl w:val="0"/>
              </w:rPr>
              <w:t xml:space="preserve">Note:</w:t>
            </w:r>
          </w:p>
        </w:tc>
      </w:tr>
    </w:tbl>
    <w:p w:rsidR="00000000" w:rsidDel="00000000" w:rsidP="00000000" w:rsidRDefault="00000000" w:rsidRPr="00000000" w14:paraId="000001D8">
      <w:pPr>
        <w:spacing w:after="120" w:before="280" w:lineRule="auto"/>
        <w:rPr/>
      </w:pPr>
      <w:r w:rsidDel="00000000" w:rsidR="00000000" w:rsidRPr="00000000">
        <w:rPr>
          <w:b w:val="1"/>
          <w:bCs w:val="1"/>
          <w:color w:val="4472c4"/>
          <w:sz w:val="24"/>
          <w:szCs w:val="24"/>
          <w:rtl w:val="0"/>
        </w:rPr>
        <w:t xml:space="preserve">6.35 No Section E or Higher in Grader</w:t>
      </w:r>
      <w:r w:rsidDel="00000000" w:rsidR="00000000" w:rsidRPr="00000000">
        <w:rPr>
          <w:rtl w:val="0"/>
        </w:rPr>
      </w:r>
    </w:p>
    <w:tbl>
      <w:tblPr>
        <w:tblStyle w:val="Table4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1D9">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1DA">
            <w:pPr>
              <w:rPr/>
            </w:pPr>
            <w:r w:rsidDel="00000000" w:rsidR="00000000" w:rsidRPr="00000000">
              <w:rPr>
                <w:b w:val="1"/>
                <w:bCs w:val="1"/>
                <w:color w:val="c00000"/>
                <w:rtl w:val="0"/>
              </w:rPr>
              <w:t xml:space="preserve">Blocker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1DB">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1DC">
            <w:pPr>
              <w:rPr/>
            </w:pPr>
            <w:r w:rsidDel="00000000" w:rsidR="00000000" w:rsidRPr="00000000">
              <w:rPr>
                <w:rtl w:val="0"/>
              </w:rPr>
              <w:t xml:space="preserve">Grader contains no Section E or any further lettered sections.</w:t>
            </w:r>
          </w:p>
        </w:tc>
      </w:tr>
      <w:tr>
        <w:trPr>
          <w:cantSplit w:val="0"/>
          <w:tblHeader w:val="0"/>
        </w:trPr>
        <w:tc>
          <w:tcPr>
            <w:shd w:fill="4472c4" w:val="clear"/>
          </w:tcPr>
          <w:p w:rsidR="00000000" w:rsidDel="00000000" w:rsidP="00000000" w:rsidRDefault="00000000" w:rsidRPr="00000000" w14:paraId="000001DD">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1DE">
            <w:pPr>
              <w:rPr/>
            </w:pPr>
            <w:r w:rsidDel="00000000" w:rsidR="00000000" w:rsidRPr="00000000">
              <w:rPr>
                <w:rtl w:val="0"/>
              </w:rPr>
              <w:t xml:space="preserve">Grader does not contain Section E, F, G, or any other lettered section beyond A, B, C.</w:t>
            </w:r>
          </w:p>
        </w:tc>
      </w:tr>
      <w:tr>
        <w:trPr>
          <w:cantSplit w:val="0"/>
          <w:tblHeader w:val="0"/>
        </w:trPr>
        <w:tc>
          <w:tcPr>
            <w:shd w:fill="4472c4" w:val="clear"/>
          </w:tcPr>
          <w:p w:rsidR="00000000" w:rsidDel="00000000" w:rsidP="00000000" w:rsidRDefault="00000000" w:rsidRPr="00000000" w14:paraId="000001DF">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1E0">
            <w:pPr>
              <w:rPr/>
            </w:pPr>
            <w:r w:rsidDel="00000000" w:rsidR="00000000" w:rsidRPr="00000000">
              <w:rPr>
                <w:rtl w:val="0"/>
              </w:rPr>
              <w:t xml:space="preserve">Grader contains a Section E or further lettered section. This is a hard fail.</w:t>
            </w:r>
          </w:p>
        </w:tc>
      </w:tr>
      <w:tr>
        <w:trPr>
          <w:cantSplit w:val="0"/>
          <w:tblHeader w:val="0"/>
        </w:trPr>
        <w:tc>
          <w:tcPr>
            <w:shd w:fill="4472c4" w:val="clear"/>
          </w:tcPr>
          <w:p w:rsidR="00000000" w:rsidDel="00000000" w:rsidP="00000000" w:rsidRDefault="00000000" w:rsidRPr="00000000" w14:paraId="000001E1">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1E2">
            <w:pPr>
              <w:rPr/>
            </w:pPr>
            <w:r w:rsidDel="00000000" w:rsidR="00000000" w:rsidRPr="00000000">
              <w:rPr>
                <w:rtl w:val="0"/>
              </w:rPr>
              <w:t xml:space="preserve">Verdict (pass / fail / N/A):</w:t>
            </w:r>
          </w:p>
          <w:p w:rsidR="00000000" w:rsidDel="00000000" w:rsidP="00000000" w:rsidRDefault="00000000" w:rsidRPr="00000000" w14:paraId="000001E3">
            <w:pPr>
              <w:rPr/>
            </w:pPr>
            <w:r w:rsidDel="00000000" w:rsidR="00000000" w:rsidRPr="00000000">
              <w:rPr>
                <w:rtl w:val="0"/>
              </w:rPr>
              <w:t xml:space="preserve">Note:</w:t>
            </w:r>
          </w:p>
        </w:tc>
      </w:tr>
    </w:tbl>
    <w:p w:rsidR="00000000" w:rsidDel="00000000" w:rsidP="00000000" w:rsidRDefault="00000000" w:rsidRPr="00000000" w14:paraId="000001E4">
      <w:pPr>
        <w:spacing w:after="120" w:before="280" w:lineRule="auto"/>
        <w:rPr/>
      </w:pPr>
      <w:r w:rsidDel="00000000" w:rsidR="00000000" w:rsidRPr="00000000">
        <w:rPr>
          <w:b w:val="1"/>
          <w:bCs w:val="1"/>
          <w:color w:val="4472c4"/>
          <w:sz w:val="24"/>
          <w:szCs w:val="24"/>
          <w:rtl w:val="0"/>
        </w:rPr>
        <w:t xml:space="preserve">6.36 No Letter Labels Beyond A/B/C</w:t>
      </w:r>
      <w:r w:rsidDel="00000000" w:rsidR="00000000" w:rsidRPr="00000000">
        <w:rPr>
          <w:rtl w:val="0"/>
        </w:rPr>
      </w:r>
    </w:p>
    <w:tbl>
      <w:tblPr>
        <w:tblStyle w:val="Table4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1E5">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1E6">
            <w:pPr>
              <w:rPr/>
            </w:pPr>
            <w:r w:rsidDel="00000000" w:rsidR="00000000" w:rsidRPr="00000000">
              <w:rPr>
                <w:b w:val="1"/>
                <w:bCs w:val="1"/>
                <w:color w:val="c00000"/>
                <w:rtl w:val="0"/>
              </w:rPr>
              <w:t xml:space="preserve">Blocker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1E7">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1E8">
            <w:pPr>
              <w:rPr/>
            </w:pPr>
            <w:r w:rsidDel="00000000" w:rsidR="00000000" w:rsidRPr="00000000">
              <w:rPr>
                <w:rtl w:val="0"/>
              </w:rPr>
              <w:t xml:space="preserve">No letter labels beyond A/B/C are used as section markers.</w:t>
            </w:r>
          </w:p>
        </w:tc>
      </w:tr>
      <w:tr>
        <w:trPr>
          <w:cantSplit w:val="0"/>
          <w:tblHeader w:val="0"/>
        </w:trPr>
        <w:tc>
          <w:tcPr>
            <w:shd w:fill="4472c4" w:val="clear"/>
          </w:tcPr>
          <w:p w:rsidR="00000000" w:rsidDel="00000000" w:rsidP="00000000" w:rsidRDefault="00000000" w:rsidRPr="00000000" w14:paraId="000001E9">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1EA">
            <w:pPr>
              <w:rPr/>
            </w:pPr>
            <w:r w:rsidDel="00000000" w:rsidR="00000000" w:rsidRPr="00000000">
              <w:rPr>
                <w:rtl w:val="0"/>
              </w:rPr>
              <w:t xml:space="preserve">Letters D, E, F, and higher do not appear as section markers, scoring categories, or rubric levels anywhere in the grader.</w:t>
            </w:r>
          </w:p>
        </w:tc>
      </w:tr>
      <w:tr>
        <w:trPr>
          <w:cantSplit w:val="0"/>
          <w:tblHeader w:val="0"/>
        </w:trPr>
        <w:tc>
          <w:tcPr>
            <w:shd w:fill="4472c4" w:val="clear"/>
          </w:tcPr>
          <w:p w:rsidR="00000000" w:rsidDel="00000000" w:rsidP="00000000" w:rsidRDefault="00000000" w:rsidRPr="00000000" w14:paraId="000001EB">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1EC">
            <w:pPr>
              <w:rPr/>
            </w:pPr>
            <w:r w:rsidDel="00000000" w:rsidR="00000000" w:rsidRPr="00000000">
              <w:rPr>
                <w:rtl w:val="0"/>
              </w:rPr>
              <w:t xml:space="preserve">Letters beyond A/B/C are used as section or scoring markers.</w:t>
            </w:r>
          </w:p>
        </w:tc>
      </w:tr>
      <w:tr>
        <w:trPr>
          <w:cantSplit w:val="0"/>
          <w:tblHeader w:val="0"/>
        </w:trPr>
        <w:tc>
          <w:tcPr>
            <w:shd w:fill="4472c4" w:val="clear"/>
          </w:tcPr>
          <w:p w:rsidR="00000000" w:rsidDel="00000000" w:rsidP="00000000" w:rsidRDefault="00000000" w:rsidRPr="00000000" w14:paraId="000001ED">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1EE">
            <w:pPr>
              <w:rPr/>
            </w:pPr>
            <w:r w:rsidDel="00000000" w:rsidR="00000000" w:rsidRPr="00000000">
              <w:rPr>
                <w:rtl w:val="0"/>
              </w:rPr>
              <w:t xml:space="preserve">Verdict (pass / fail / N/A):</w:t>
            </w:r>
          </w:p>
          <w:p w:rsidR="00000000" w:rsidDel="00000000" w:rsidP="00000000" w:rsidRDefault="00000000" w:rsidRPr="00000000" w14:paraId="000001EF">
            <w:pPr>
              <w:rPr/>
            </w:pPr>
            <w:r w:rsidDel="00000000" w:rsidR="00000000" w:rsidRPr="00000000">
              <w:rPr>
                <w:rtl w:val="0"/>
              </w:rPr>
              <w:t xml:space="preserve">Note:</w:t>
            </w:r>
          </w:p>
        </w:tc>
      </w:tr>
    </w:tbl>
    <w:p w:rsidR="00000000" w:rsidDel="00000000" w:rsidP="00000000" w:rsidRDefault="00000000" w:rsidRPr="00000000" w14:paraId="000001F0">
      <w:pPr>
        <w:spacing w:after="120" w:before="280" w:lineRule="auto"/>
        <w:rPr/>
      </w:pPr>
      <w:r w:rsidDel="00000000" w:rsidR="00000000" w:rsidRPr="00000000">
        <w:rPr>
          <w:b w:val="1"/>
          <w:bCs w:val="1"/>
          <w:color w:val="4472c4"/>
          <w:sz w:val="24"/>
          <w:szCs w:val="24"/>
          <w:rtl w:val="0"/>
        </w:rPr>
        <w:t xml:space="preserve">6.37 Brief Preamble Before Section A</w:t>
      </w:r>
      <w:r w:rsidDel="00000000" w:rsidR="00000000" w:rsidRPr="00000000">
        <w:rPr>
          <w:rtl w:val="0"/>
        </w:rPr>
      </w:r>
    </w:p>
    <w:tbl>
      <w:tblPr>
        <w:tblStyle w:val="Table4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1F1">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1F2">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1F3">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1F4">
            <w:pPr>
              <w:rPr/>
            </w:pPr>
            <w:r w:rsidDel="00000000" w:rsidR="00000000" w:rsidRPr="00000000">
              <w:rPr>
                <w:rtl w:val="0"/>
              </w:rPr>
              <w:t xml:space="preserve">Grader has a brief preamble of 1 to 3 sentences before Section A.</w:t>
            </w:r>
          </w:p>
        </w:tc>
      </w:tr>
      <w:tr>
        <w:trPr>
          <w:cantSplit w:val="0"/>
          <w:tblHeader w:val="0"/>
        </w:trPr>
        <w:tc>
          <w:tcPr>
            <w:shd w:fill="4472c4" w:val="clear"/>
          </w:tcPr>
          <w:p w:rsidR="00000000" w:rsidDel="00000000" w:rsidP="00000000" w:rsidRDefault="00000000" w:rsidRPr="00000000" w14:paraId="000001F5">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1F6">
            <w:pPr>
              <w:rPr/>
            </w:pPr>
            <w:r w:rsidDel="00000000" w:rsidR="00000000" w:rsidRPr="00000000">
              <w:rPr>
                <w:rtl w:val="0"/>
              </w:rPr>
              <w:t xml:space="preserve">Grader opens with a brief preamble framing the deliverable, the physician author, the inputs, the output type, and the canonical golden filename.</w:t>
            </w:r>
          </w:p>
        </w:tc>
      </w:tr>
      <w:tr>
        <w:trPr>
          <w:cantSplit w:val="0"/>
          <w:tblHeader w:val="0"/>
        </w:trPr>
        <w:tc>
          <w:tcPr>
            <w:shd w:fill="4472c4" w:val="clear"/>
          </w:tcPr>
          <w:p w:rsidR="00000000" w:rsidDel="00000000" w:rsidP="00000000" w:rsidRDefault="00000000" w:rsidRPr="00000000" w14:paraId="000001F7">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1F8">
            <w:pPr>
              <w:rPr/>
            </w:pPr>
            <w:r w:rsidDel="00000000" w:rsidR="00000000" w:rsidRPr="00000000">
              <w:rPr>
                <w:rtl w:val="0"/>
              </w:rPr>
              <w:t xml:space="preserve">Grader lacks a preamble, or the preamble is materially longer or shorter than appropriate.</w:t>
            </w:r>
          </w:p>
        </w:tc>
      </w:tr>
      <w:tr>
        <w:trPr>
          <w:cantSplit w:val="0"/>
          <w:tblHeader w:val="0"/>
        </w:trPr>
        <w:tc>
          <w:tcPr>
            <w:shd w:fill="4472c4" w:val="clear"/>
          </w:tcPr>
          <w:p w:rsidR="00000000" w:rsidDel="00000000" w:rsidP="00000000" w:rsidRDefault="00000000" w:rsidRPr="00000000" w14:paraId="000001F9">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1FA">
            <w:pPr>
              <w:rPr/>
            </w:pPr>
            <w:r w:rsidDel="00000000" w:rsidR="00000000" w:rsidRPr="00000000">
              <w:rPr>
                <w:rtl w:val="0"/>
              </w:rPr>
              <w:t xml:space="preserve">Verdict (pass / fail / N/A):</w:t>
            </w:r>
          </w:p>
          <w:p w:rsidR="00000000" w:rsidDel="00000000" w:rsidP="00000000" w:rsidRDefault="00000000" w:rsidRPr="00000000" w14:paraId="000001FB">
            <w:pPr>
              <w:rPr/>
            </w:pPr>
            <w:r w:rsidDel="00000000" w:rsidR="00000000" w:rsidRPr="00000000">
              <w:rPr>
                <w:rtl w:val="0"/>
              </w:rPr>
              <w:t xml:space="preserve">Note:</w:t>
            </w:r>
          </w:p>
        </w:tc>
      </w:tr>
    </w:tbl>
    <w:p w:rsidR="00000000" w:rsidDel="00000000" w:rsidP="00000000" w:rsidRDefault="00000000" w:rsidRPr="00000000" w14:paraId="000001FC">
      <w:pPr>
        <w:spacing w:after="120" w:before="280" w:lineRule="auto"/>
        <w:rPr/>
      </w:pPr>
      <w:r w:rsidDel="00000000" w:rsidR="00000000" w:rsidRPr="00000000">
        <w:rPr>
          <w:b w:val="1"/>
          <w:bCs w:val="1"/>
          <w:color w:val="4472c4"/>
          <w:sz w:val="24"/>
          <w:szCs w:val="24"/>
          <w:rtl w:val="0"/>
        </w:rPr>
        <w:t xml:space="preserve">6.38 Section A Shorter Than Section B</w:t>
      </w:r>
      <w:r w:rsidDel="00000000" w:rsidR="00000000" w:rsidRPr="00000000">
        <w:rPr>
          <w:rtl w:val="0"/>
        </w:rPr>
      </w:r>
    </w:p>
    <w:tbl>
      <w:tblPr>
        <w:tblStyle w:val="Table4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1FD">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1FE">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1FF">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200">
            <w:pPr>
              <w:rPr/>
            </w:pPr>
            <w:r w:rsidDel="00000000" w:rsidR="00000000" w:rsidRPr="00000000">
              <w:rPr>
                <w:rtl w:val="0"/>
              </w:rPr>
              <w:t xml:space="preserve">Section A is shorter than Section B in word count.</w:t>
            </w:r>
          </w:p>
        </w:tc>
      </w:tr>
      <w:tr>
        <w:trPr>
          <w:cantSplit w:val="0"/>
          <w:tblHeader w:val="0"/>
        </w:trPr>
        <w:tc>
          <w:tcPr>
            <w:shd w:fill="4472c4" w:val="clear"/>
          </w:tcPr>
          <w:p w:rsidR="00000000" w:rsidDel="00000000" w:rsidP="00000000" w:rsidRDefault="00000000" w:rsidRPr="00000000" w14:paraId="00000201">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202">
            <w:pPr>
              <w:rPr/>
            </w:pPr>
            <w:r w:rsidDel="00000000" w:rsidR="00000000" w:rsidRPr="00000000">
              <w:rPr>
                <w:rtl w:val="0"/>
              </w:rPr>
              <w:t xml:space="preserve">Section A reads as a focused anchor list. Section B is typically longer because it carries calibration prose, fabrication clause, and tiered penalties.</w:t>
            </w:r>
          </w:p>
        </w:tc>
      </w:tr>
      <w:tr>
        <w:trPr>
          <w:cantSplit w:val="0"/>
          <w:tblHeader w:val="0"/>
        </w:trPr>
        <w:tc>
          <w:tcPr>
            <w:shd w:fill="4472c4" w:val="clear"/>
          </w:tcPr>
          <w:p w:rsidR="00000000" w:rsidDel="00000000" w:rsidP="00000000" w:rsidRDefault="00000000" w:rsidRPr="00000000" w14:paraId="00000203">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204">
            <w:pPr>
              <w:rPr/>
            </w:pPr>
            <w:r w:rsidDel="00000000" w:rsidR="00000000" w:rsidRPr="00000000">
              <w:rPr>
                <w:rtl w:val="0"/>
              </w:rPr>
              <w:t xml:space="preserve">Section A is materially longer than Section B, indicating Section A has expanded into calibration territory.</w:t>
            </w:r>
          </w:p>
        </w:tc>
      </w:tr>
      <w:tr>
        <w:trPr>
          <w:cantSplit w:val="0"/>
          <w:tblHeader w:val="0"/>
        </w:trPr>
        <w:tc>
          <w:tcPr>
            <w:shd w:fill="4472c4" w:val="clear"/>
          </w:tcPr>
          <w:p w:rsidR="00000000" w:rsidDel="00000000" w:rsidP="00000000" w:rsidRDefault="00000000" w:rsidRPr="00000000" w14:paraId="00000205">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206">
            <w:pPr>
              <w:rPr/>
            </w:pPr>
            <w:r w:rsidDel="00000000" w:rsidR="00000000" w:rsidRPr="00000000">
              <w:rPr>
                <w:rtl w:val="0"/>
              </w:rPr>
              <w:t xml:space="preserve">Verdict (pass / fail / N/A):</w:t>
            </w:r>
          </w:p>
          <w:p w:rsidR="00000000" w:rsidDel="00000000" w:rsidP="00000000" w:rsidRDefault="00000000" w:rsidRPr="00000000" w14:paraId="00000207">
            <w:pPr>
              <w:rPr/>
            </w:pPr>
            <w:r w:rsidDel="00000000" w:rsidR="00000000" w:rsidRPr="00000000">
              <w:rPr>
                <w:rtl w:val="0"/>
              </w:rPr>
              <w:t xml:space="preserve">Note:</w:t>
            </w:r>
          </w:p>
        </w:tc>
      </w:tr>
    </w:tbl>
    <w:p w:rsidR="00000000" w:rsidDel="00000000" w:rsidP="00000000" w:rsidRDefault="00000000" w:rsidRPr="00000000" w14:paraId="00000208">
      <w:pPr>
        <w:spacing w:after="120" w:before="280" w:lineRule="auto"/>
        <w:rPr/>
      </w:pPr>
      <w:r w:rsidDel="00000000" w:rsidR="00000000" w:rsidRPr="00000000">
        <w:rPr>
          <w:b w:val="1"/>
          <w:bCs w:val="1"/>
          <w:color w:val="4472c4"/>
          <w:sz w:val="24"/>
          <w:szCs w:val="24"/>
          <w:rtl w:val="0"/>
        </w:rPr>
        <w:t xml:space="preserve">6.39 Reference Line Names Golden Verbatim</w:t>
      </w:r>
      <w:r w:rsidDel="00000000" w:rsidR="00000000" w:rsidRPr="00000000">
        <w:rPr>
          <w:rtl w:val="0"/>
        </w:rPr>
      </w:r>
    </w:p>
    <w:tbl>
      <w:tblPr>
        <w:tblStyle w:val="Table4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209">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20A">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20B">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20C">
            <w:pPr>
              <w:rPr/>
            </w:pPr>
            <w:r w:rsidDel="00000000" w:rsidR="00000000" w:rsidRPr="00000000">
              <w:rPr>
                <w:rtl w:val="0"/>
              </w:rPr>
              <w:t xml:space="preserve">Reference line in preamble names the golden file by canonical filename verbatim.</w:t>
            </w:r>
          </w:p>
        </w:tc>
      </w:tr>
      <w:tr>
        <w:trPr>
          <w:cantSplit w:val="0"/>
          <w:tblHeader w:val="0"/>
        </w:trPr>
        <w:tc>
          <w:tcPr>
            <w:shd w:fill="4472c4" w:val="clear"/>
          </w:tcPr>
          <w:p w:rsidR="00000000" w:rsidDel="00000000" w:rsidP="00000000" w:rsidRDefault="00000000" w:rsidRPr="00000000" w14:paraId="0000020D">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20E">
            <w:pPr>
              <w:rPr/>
            </w:pPr>
            <w:r w:rsidDel="00000000" w:rsidR="00000000" w:rsidRPr="00000000">
              <w:rPr>
                <w:rtl w:val="0"/>
              </w:rPr>
              <w:t xml:space="preserve">Grader preamble names the golden filename verbatim.</w:t>
            </w:r>
          </w:p>
        </w:tc>
      </w:tr>
      <w:tr>
        <w:trPr>
          <w:cantSplit w:val="0"/>
          <w:tblHeader w:val="0"/>
        </w:trPr>
        <w:tc>
          <w:tcPr>
            <w:shd w:fill="4472c4" w:val="clear"/>
          </w:tcPr>
          <w:p w:rsidR="00000000" w:rsidDel="00000000" w:rsidP="00000000" w:rsidRDefault="00000000" w:rsidRPr="00000000" w14:paraId="0000020F">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210">
            <w:pPr>
              <w:rPr/>
            </w:pPr>
            <w:r w:rsidDel="00000000" w:rsidR="00000000" w:rsidRPr="00000000">
              <w:rPr>
                <w:rtl w:val="0"/>
              </w:rPr>
              <w:t xml:space="preserve">Reference line is missing or names the golden by a non canonical reference.</w:t>
            </w:r>
          </w:p>
        </w:tc>
      </w:tr>
      <w:tr>
        <w:trPr>
          <w:cantSplit w:val="0"/>
          <w:tblHeader w:val="0"/>
        </w:trPr>
        <w:tc>
          <w:tcPr>
            <w:shd w:fill="4472c4" w:val="clear"/>
          </w:tcPr>
          <w:p w:rsidR="00000000" w:rsidDel="00000000" w:rsidP="00000000" w:rsidRDefault="00000000" w:rsidRPr="00000000" w14:paraId="00000211">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212">
            <w:pPr>
              <w:rPr/>
            </w:pPr>
            <w:r w:rsidDel="00000000" w:rsidR="00000000" w:rsidRPr="00000000">
              <w:rPr>
                <w:rtl w:val="0"/>
              </w:rPr>
              <w:t xml:space="preserve">Verdict (pass / fail / N/A):</w:t>
            </w:r>
          </w:p>
          <w:p w:rsidR="00000000" w:rsidDel="00000000" w:rsidP="00000000" w:rsidRDefault="00000000" w:rsidRPr="00000000" w14:paraId="00000213">
            <w:pPr>
              <w:rPr/>
            </w:pPr>
            <w:r w:rsidDel="00000000" w:rsidR="00000000" w:rsidRPr="00000000">
              <w:rPr>
                <w:rtl w:val="0"/>
              </w:rPr>
              <w:t xml:space="preserve">Note:</w:t>
            </w:r>
          </w:p>
        </w:tc>
      </w:tr>
    </w:tbl>
    <w:p w:rsidR="00000000" w:rsidDel="00000000" w:rsidP="00000000" w:rsidRDefault="00000000" w:rsidRPr="00000000" w14:paraId="00000214">
      <w:pPr>
        <w:spacing w:after="120" w:before="280" w:lineRule="auto"/>
        <w:rPr/>
      </w:pPr>
      <w:r w:rsidDel="00000000" w:rsidR="00000000" w:rsidRPr="00000000">
        <w:rPr>
          <w:b w:val="1"/>
          <w:bCs w:val="1"/>
          <w:color w:val="4472c4"/>
          <w:sz w:val="24"/>
          <w:szCs w:val="24"/>
          <w:rtl w:val="0"/>
        </w:rPr>
        <w:t xml:space="preserve">6.40 Bands Position Consistent</w:t>
      </w:r>
      <w:r w:rsidDel="00000000" w:rsidR="00000000" w:rsidRPr="00000000">
        <w:rPr>
          <w:rtl w:val="0"/>
        </w:rPr>
      </w:r>
    </w:p>
    <w:tbl>
      <w:tblPr>
        <w:tblStyle w:val="Table4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215">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216">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217">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218">
            <w:pPr>
              <w:rPr/>
            </w:pPr>
            <w:r w:rsidDel="00000000" w:rsidR="00000000" w:rsidRPr="00000000">
              <w:rPr>
                <w:rtl w:val="0"/>
              </w:rPr>
              <w:t xml:space="preserve">Scoring bands are positioned consistently across graders (after Section C).</w:t>
            </w:r>
          </w:p>
        </w:tc>
      </w:tr>
      <w:tr>
        <w:trPr>
          <w:cantSplit w:val="0"/>
          <w:tblHeader w:val="0"/>
        </w:trPr>
        <w:tc>
          <w:tcPr>
            <w:shd w:fill="4472c4" w:val="clear"/>
          </w:tcPr>
          <w:p w:rsidR="00000000" w:rsidDel="00000000" w:rsidP="00000000" w:rsidRDefault="00000000" w:rsidRPr="00000000" w14:paraId="00000219">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21A">
            <w:pPr>
              <w:rPr/>
            </w:pPr>
            <w:r w:rsidDel="00000000" w:rsidR="00000000" w:rsidRPr="00000000">
              <w:rPr>
                <w:rtl w:val="0"/>
              </w:rPr>
              <w:t xml:space="preserve">Scoring bands appear after Section C in a Scoring section.</w:t>
            </w:r>
          </w:p>
        </w:tc>
      </w:tr>
      <w:tr>
        <w:trPr>
          <w:cantSplit w:val="0"/>
          <w:tblHeader w:val="0"/>
        </w:trPr>
        <w:tc>
          <w:tcPr>
            <w:shd w:fill="4472c4" w:val="clear"/>
          </w:tcPr>
          <w:p w:rsidR="00000000" w:rsidDel="00000000" w:rsidP="00000000" w:rsidRDefault="00000000" w:rsidRPr="00000000" w14:paraId="0000021B">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21C">
            <w:pPr>
              <w:rPr/>
            </w:pPr>
            <w:r w:rsidDel="00000000" w:rsidR="00000000" w:rsidRPr="00000000">
              <w:rPr>
                <w:rtl w:val="0"/>
              </w:rPr>
              <w:t xml:space="preserve">Scoring bands appear in an inconsistent location relative to Sections A, B, C.</w:t>
            </w:r>
          </w:p>
        </w:tc>
      </w:tr>
      <w:tr>
        <w:trPr>
          <w:cantSplit w:val="0"/>
          <w:tblHeader w:val="0"/>
        </w:trPr>
        <w:tc>
          <w:tcPr>
            <w:shd w:fill="4472c4" w:val="clear"/>
          </w:tcPr>
          <w:p w:rsidR="00000000" w:rsidDel="00000000" w:rsidP="00000000" w:rsidRDefault="00000000" w:rsidRPr="00000000" w14:paraId="0000021D">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21E">
            <w:pPr>
              <w:rPr/>
            </w:pPr>
            <w:r w:rsidDel="00000000" w:rsidR="00000000" w:rsidRPr="00000000">
              <w:rPr>
                <w:rtl w:val="0"/>
              </w:rPr>
              <w:t xml:space="preserve">Verdict (pass / fail / N/A):</w:t>
            </w:r>
          </w:p>
          <w:p w:rsidR="00000000" w:rsidDel="00000000" w:rsidP="00000000" w:rsidRDefault="00000000" w:rsidRPr="00000000" w14:paraId="0000021F">
            <w:pPr>
              <w:rPr/>
            </w:pPr>
            <w:r w:rsidDel="00000000" w:rsidR="00000000" w:rsidRPr="00000000">
              <w:rPr>
                <w:rtl w:val="0"/>
              </w:rPr>
              <w:t xml:space="preserve">Note:</w:t>
            </w:r>
          </w:p>
        </w:tc>
      </w:tr>
    </w:tbl>
    <w:p w:rsidR="00000000" w:rsidDel="00000000" w:rsidP="00000000" w:rsidRDefault="00000000" w:rsidRPr="00000000" w14:paraId="00000220">
      <w:pPr>
        <w:spacing w:after="120" w:before="280" w:lineRule="auto"/>
        <w:rPr/>
      </w:pPr>
      <w:r w:rsidDel="00000000" w:rsidR="00000000" w:rsidRPr="00000000">
        <w:rPr>
          <w:b w:val="1"/>
          <w:bCs w:val="1"/>
          <w:color w:val="4472c4"/>
          <w:sz w:val="24"/>
          <w:szCs w:val="24"/>
          <w:rtl w:val="0"/>
        </w:rPr>
        <w:t xml:space="preserve">6.41 Score Bands Use Decimal Ranges and Prose</w:t>
      </w:r>
      <w:r w:rsidDel="00000000" w:rsidR="00000000" w:rsidRPr="00000000">
        <w:rPr>
          <w:rtl w:val="0"/>
        </w:rPr>
      </w:r>
    </w:p>
    <w:tbl>
      <w:tblPr>
        <w:tblStyle w:val="Table4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221">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222">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223">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224">
            <w:pPr>
              <w:rPr/>
            </w:pPr>
            <w:r w:rsidDel="00000000" w:rsidR="00000000" w:rsidRPr="00000000">
              <w:rPr>
                <w:rtl w:val="0"/>
              </w:rPr>
              <w:t xml:space="preserve">Score bands use decimal ranges (0.0 to 1.0) with prose descriptors only.</w:t>
            </w:r>
          </w:p>
        </w:tc>
      </w:tr>
      <w:tr>
        <w:trPr>
          <w:cantSplit w:val="0"/>
          <w:tblHeader w:val="0"/>
        </w:trPr>
        <w:tc>
          <w:tcPr>
            <w:shd w:fill="4472c4" w:val="clear"/>
          </w:tcPr>
          <w:p w:rsidR="00000000" w:rsidDel="00000000" w:rsidP="00000000" w:rsidRDefault="00000000" w:rsidRPr="00000000" w14:paraId="00000225">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226">
            <w:pPr>
              <w:rPr/>
            </w:pPr>
            <w:r w:rsidDel="00000000" w:rsidR="00000000" w:rsidRPr="00000000">
              <w:rPr>
                <w:rtl w:val="0"/>
              </w:rPr>
              <w:t xml:space="preserve">Each band is identified by its decimal range (0.0-0.2, 0.2-0.4, etc.) and described in prose. No tier names like 'Failing,' 'Partial,' 'Solid,' 'Excellent' as the primary label.</w:t>
            </w:r>
          </w:p>
        </w:tc>
      </w:tr>
      <w:tr>
        <w:trPr>
          <w:cantSplit w:val="0"/>
          <w:tblHeader w:val="0"/>
        </w:trPr>
        <w:tc>
          <w:tcPr>
            <w:shd w:fill="4472c4" w:val="clear"/>
          </w:tcPr>
          <w:p w:rsidR="00000000" w:rsidDel="00000000" w:rsidP="00000000" w:rsidRDefault="00000000" w:rsidRPr="00000000" w14:paraId="00000227">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228">
            <w:pPr>
              <w:rPr/>
            </w:pPr>
            <w:r w:rsidDel="00000000" w:rsidR="00000000" w:rsidRPr="00000000">
              <w:rPr>
                <w:rtl w:val="0"/>
              </w:rPr>
              <w:t xml:space="preserve">Bands use tier name labels instead of decimal ranges as the primary identifier.</w:t>
            </w:r>
          </w:p>
        </w:tc>
      </w:tr>
      <w:tr>
        <w:trPr>
          <w:cantSplit w:val="0"/>
          <w:tblHeader w:val="0"/>
        </w:trPr>
        <w:tc>
          <w:tcPr>
            <w:shd w:fill="4472c4" w:val="clear"/>
          </w:tcPr>
          <w:p w:rsidR="00000000" w:rsidDel="00000000" w:rsidP="00000000" w:rsidRDefault="00000000" w:rsidRPr="00000000" w14:paraId="00000229">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22A">
            <w:pPr>
              <w:rPr/>
            </w:pPr>
            <w:r w:rsidDel="00000000" w:rsidR="00000000" w:rsidRPr="00000000">
              <w:rPr>
                <w:rtl w:val="0"/>
              </w:rPr>
              <w:t xml:space="preserve">Verdict (pass / fail / N/A):</w:t>
            </w:r>
          </w:p>
          <w:p w:rsidR="00000000" w:rsidDel="00000000" w:rsidP="00000000" w:rsidRDefault="00000000" w:rsidRPr="00000000" w14:paraId="0000022B">
            <w:pPr>
              <w:rPr/>
            </w:pPr>
            <w:r w:rsidDel="00000000" w:rsidR="00000000" w:rsidRPr="00000000">
              <w:rPr>
                <w:rtl w:val="0"/>
              </w:rPr>
              <w:t xml:space="preserve">Note:</w:t>
            </w:r>
          </w:p>
        </w:tc>
      </w:tr>
    </w:tbl>
    <w:p w:rsidR="00000000" w:rsidDel="00000000" w:rsidP="00000000" w:rsidRDefault="00000000" w:rsidRPr="00000000" w14:paraId="0000022C">
      <w:pPr>
        <w:spacing w:after="120" w:before="280" w:lineRule="auto"/>
        <w:rPr/>
      </w:pPr>
      <w:r w:rsidDel="00000000" w:rsidR="00000000" w:rsidRPr="00000000">
        <w:rPr>
          <w:b w:val="1"/>
          <w:bCs w:val="1"/>
          <w:color w:val="4472c4"/>
          <w:sz w:val="24"/>
          <w:szCs w:val="24"/>
          <w:rtl w:val="0"/>
        </w:rPr>
        <w:t xml:space="preserve">6.42 Closing Line Is Scoring Section</w:t>
      </w:r>
      <w:r w:rsidDel="00000000" w:rsidR="00000000" w:rsidRPr="00000000">
        <w:rPr>
          <w:rtl w:val="0"/>
        </w:rPr>
      </w:r>
    </w:p>
    <w:tbl>
      <w:tblPr>
        <w:tblStyle w:val="Table5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22D">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22E">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22F">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230">
            <w:pPr>
              <w:rPr/>
            </w:pPr>
            <w:r w:rsidDel="00000000" w:rsidR="00000000" w:rsidRPr="00000000">
              <w:rPr>
                <w:rtl w:val="0"/>
              </w:rPr>
              <w:t xml:space="preserve">Grader closing content is the scoring section.</w:t>
            </w:r>
          </w:p>
        </w:tc>
      </w:tr>
      <w:tr>
        <w:trPr>
          <w:cantSplit w:val="0"/>
          <w:tblHeader w:val="0"/>
        </w:trPr>
        <w:tc>
          <w:tcPr>
            <w:shd w:fill="4472c4" w:val="clear"/>
          </w:tcPr>
          <w:p w:rsidR="00000000" w:rsidDel="00000000" w:rsidP="00000000" w:rsidRDefault="00000000" w:rsidRPr="00000000" w14:paraId="00000231">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232">
            <w:pPr>
              <w:rPr/>
            </w:pPr>
            <w:r w:rsidDel="00000000" w:rsidR="00000000" w:rsidRPr="00000000">
              <w:rPr>
                <w:rtl w:val="0"/>
              </w:rPr>
              <w:t xml:space="preserve">The last content in the grader is the scoring section with the five bands. No format disclaimer or output specification line after the scoring section.</w:t>
            </w:r>
          </w:p>
        </w:tc>
      </w:tr>
      <w:tr>
        <w:trPr>
          <w:cantSplit w:val="0"/>
          <w:tblHeader w:val="0"/>
        </w:trPr>
        <w:tc>
          <w:tcPr>
            <w:shd w:fill="4472c4" w:val="clear"/>
          </w:tcPr>
          <w:p w:rsidR="00000000" w:rsidDel="00000000" w:rsidP="00000000" w:rsidRDefault="00000000" w:rsidRPr="00000000" w14:paraId="00000233">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234">
            <w:pPr>
              <w:rPr/>
            </w:pPr>
            <w:r w:rsidDel="00000000" w:rsidR="00000000" w:rsidRPr="00000000">
              <w:rPr>
                <w:rtl w:val="0"/>
              </w:rPr>
              <w:t xml:space="preserve">Grader ends with a format disclaimer or output specification line rather than the scoring section.</w:t>
            </w:r>
          </w:p>
        </w:tc>
      </w:tr>
      <w:tr>
        <w:trPr>
          <w:cantSplit w:val="0"/>
          <w:tblHeader w:val="0"/>
        </w:trPr>
        <w:tc>
          <w:tcPr>
            <w:shd w:fill="4472c4" w:val="clear"/>
          </w:tcPr>
          <w:p w:rsidR="00000000" w:rsidDel="00000000" w:rsidP="00000000" w:rsidRDefault="00000000" w:rsidRPr="00000000" w14:paraId="00000235">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236">
            <w:pPr>
              <w:rPr/>
            </w:pPr>
            <w:r w:rsidDel="00000000" w:rsidR="00000000" w:rsidRPr="00000000">
              <w:rPr>
                <w:rtl w:val="0"/>
              </w:rPr>
              <w:t xml:space="preserve">Verdict (pass / fail / N/A):</w:t>
            </w:r>
          </w:p>
          <w:p w:rsidR="00000000" w:rsidDel="00000000" w:rsidP="00000000" w:rsidRDefault="00000000" w:rsidRPr="00000000" w14:paraId="00000237">
            <w:pPr>
              <w:rPr/>
            </w:pPr>
            <w:r w:rsidDel="00000000" w:rsidR="00000000" w:rsidRPr="00000000">
              <w:rPr>
                <w:rtl w:val="0"/>
              </w:rPr>
              <w:t xml:space="preserve">Note:</w:t>
            </w:r>
          </w:p>
        </w:tc>
      </w:tr>
    </w:tbl>
    <w:p w:rsidR="00000000" w:rsidDel="00000000" w:rsidP="00000000" w:rsidRDefault="00000000" w:rsidRPr="00000000" w14:paraId="00000238">
      <w:pPr>
        <w:spacing w:after="120" w:before="280" w:lineRule="auto"/>
        <w:rPr/>
      </w:pPr>
      <w:r w:rsidDel="00000000" w:rsidR="00000000" w:rsidRPr="00000000">
        <w:rPr>
          <w:b w:val="1"/>
          <w:bCs w:val="1"/>
          <w:color w:val="4472c4"/>
          <w:sz w:val="24"/>
          <w:szCs w:val="24"/>
          <w:rtl w:val="0"/>
        </w:rPr>
        <w:t xml:space="preserve">6.43 No Reasoning Tag Anywhere</w:t>
      </w:r>
      <w:r w:rsidDel="00000000" w:rsidR="00000000" w:rsidRPr="00000000">
        <w:rPr>
          <w:rtl w:val="0"/>
        </w:rPr>
      </w:r>
    </w:p>
    <w:tbl>
      <w:tblPr>
        <w:tblStyle w:val="Table5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239">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23A">
            <w:pPr>
              <w:rPr/>
            </w:pPr>
            <w:r w:rsidDel="00000000" w:rsidR="00000000" w:rsidRPr="00000000">
              <w:rPr>
                <w:b w:val="1"/>
                <w:bCs w:val="1"/>
                <w:color w:val="c00000"/>
                <w:rtl w:val="0"/>
              </w:rPr>
              <w:t xml:space="preserve">Blocker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23B">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23C">
            <w:pPr>
              <w:rPr/>
            </w:pPr>
            <w:r w:rsidDel="00000000" w:rsidR="00000000" w:rsidRPr="00000000">
              <w:rPr>
                <w:rtl w:val="0"/>
              </w:rPr>
              <w:t xml:space="preserve">Grader contains no `&lt;reasoning&gt;` opening or closing tag anywhere.</w:t>
            </w:r>
          </w:p>
        </w:tc>
      </w:tr>
      <w:tr>
        <w:trPr>
          <w:cantSplit w:val="0"/>
          <w:tblHeader w:val="0"/>
        </w:trPr>
        <w:tc>
          <w:tcPr>
            <w:shd w:fill="4472c4" w:val="clear"/>
          </w:tcPr>
          <w:p w:rsidR="00000000" w:rsidDel="00000000" w:rsidP="00000000" w:rsidRDefault="00000000" w:rsidRPr="00000000" w14:paraId="0000023D">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23E">
            <w:pPr>
              <w:rPr/>
            </w:pPr>
            <w:r w:rsidDel="00000000" w:rsidR="00000000" w:rsidRPr="00000000">
              <w:rPr>
                <w:rtl w:val="0"/>
              </w:rPr>
              <w:t xml:space="preserve">Grader text contains no `&lt;reasoning&gt;` tag in any form, opening or closing, anywhere in the document.</w:t>
            </w:r>
          </w:p>
        </w:tc>
      </w:tr>
      <w:tr>
        <w:trPr>
          <w:cantSplit w:val="0"/>
          <w:tblHeader w:val="0"/>
        </w:trPr>
        <w:tc>
          <w:tcPr>
            <w:shd w:fill="4472c4" w:val="clear"/>
          </w:tcPr>
          <w:p w:rsidR="00000000" w:rsidDel="00000000" w:rsidP="00000000" w:rsidRDefault="00000000" w:rsidRPr="00000000" w14:paraId="0000023F">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240">
            <w:pPr>
              <w:rPr/>
            </w:pPr>
            <w:r w:rsidDel="00000000" w:rsidR="00000000" w:rsidRPr="00000000">
              <w:rPr>
                <w:rtl w:val="0"/>
              </w:rPr>
              <w:t xml:space="preserve">Grader contains a `&lt;reasoning&gt;` tag in any form.</w:t>
            </w:r>
          </w:p>
        </w:tc>
      </w:tr>
      <w:tr>
        <w:trPr>
          <w:cantSplit w:val="0"/>
          <w:tblHeader w:val="0"/>
        </w:trPr>
        <w:tc>
          <w:tcPr>
            <w:shd w:fill="4472c4" w:val="clear"/>
          </w:tcPr>
          <w:p w:rsidR="00000000" w:rsidDel="00000000" w:rsidP="00000000" w:rsidRDefault="00000000" w:rsidRPr="00000000" w14:paraId="00000241">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242">
            <w:pPr>
              <w:rPr/>
            </w:pPr>
            <w:r w:rsidDel="00000000" w:rsidR="00000000" w:rsidRPr="00000000">
              <w:rPr>
                <w:rtl w:val="0"/>
              </w:rPr>
              <w:t xml:space="preserve">Verdict (pass / fail / N/A):</w:t>
            </w:r>
          </w:p>
          <w:p w:rsidR="00000000" w:rsidDel="00000000" w:rsidP="00000000" w:rsidRDefault="00000000" w:rsidRPr="00000000" w14:paraId="00000243">
            <w:pPr>
              <w:rPr/>
            </w:pPr>
            <w:r w:rsidDel="00000000" w:rsidR="00000000" w:rsidRPr="00000000">
              <w:rPr>
                <w:rtl w:val="0"/>
              </w:rPr>
              <w:t xml:space="preserve">Note:</w:t>
            </w:r>
          </w:p>
        </w:tc>
      </w:tr>
    </w:tbl>
    <w:p w:rsidR="00000000" w:rsidDel="00000000" w:rsidP="00000000" w:rsidRDefault="00000000" w:rsidRPr="00000000" w14:paraId="00000244">
      <w:pPr>
        <w:spacing w:after="120" w:before="280" w:lineRule="auto"/>
        <w:rPr/>
      </w:pPr>
      <w:r w:rsidDel="00000000" w:rsidR="00000000" w:rsidRPr="00000000">
        <w:rPr>
          <w:b w:val="1"/>
          <w:bCs w:val="1"/>
          <w:color w:val="4472c4"/>
          <w:sz w:val="24"/>
          <w:szCs w:val="24"/>
          <w:rtl w:val="0"/>
        </w:rPr>
        <w:t xml:space="preserve">6.44 No Score Tag Anywhere</w:t>
      </w:r>
      <w:r w:rsidDel="00000000" w:rsidR="00000000" w:rsidRPr="00000000">
        <w:rPr>
          <w:rtl w:val="0"/>
        </w:rPr>
      </w:r>
    </w:p>
    <w:tbl>
      <w:tblPr>
        <w:tblStyle w:val="Table5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245">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246">
            <w:pPr>
              <w:rPr/>
            </w:pPr>
            <w:r w:rsidDel="00000000" w:rsidR="00000000" w:rsidRPr="00000000">
              <w:rPr>
                <w:b w:val="1"/>
                <w:bCs w:val="1"/>
                <w:color w:val="c00000"/>
                <w:rtl w:val="0"/>
              </w:rPr>
              <w:t xml:space="preserve">Blocker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247">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248">
            <w:pPr>
              <w:rPr/>
            </w:pPr>
            <w:r w:rsidDel="00000000" w:rsidR="00000000" w:rsidRPr="00000000">
              <w:rPr>
                <w:rtl w:val="0"/>
              </w:rPr>
              <w:t xml:space="preserve">Grader contains no `&lt;score&gt;` opening or closing tag anywhere.</w:t>
            </w:r>
          </w:p>
        </w:tc>
      </w:tr>
      <w:tr>
        <w:trPr>
          <w:cantSplit w:val="0"/>
          <w:tblHeader w:val="0"/>
        </w:trPr>
        <w:tc>
          <w:tcPr>
            <w:shd w:fill="4472c4" w:val="clear"/>
          </w:tcPr>
          <w:p w:rsidR="00000000" w:rsidDel="00000000" w:rsidP="00000000" w:rsidRDefault="00000000" w:rsidRPr="00000000" w14:paraId="00000249">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24A">
            <w:pPr>
              <w:rPr/>
            </w:pPr>
            <w:r w:rsidDel="00000000" w:rsidR="00000000" w:rsidRPr="00000000">
              <w:rPr>
                <w:rtl w:val="0"/>
              </w:rPr>
              <w:t xml:space="preserve">Grader text contains no `&lt;score&gt;` tag in any form, opening or closing, anywhere in the document.</w:t>
            </w:r>
          </w:p>
        </w:tc>
      </w:tr>
      <w:tr>
        <w:trPr>
          <w:cantSplit w:val="0"/>
          <w:tblHeader w:val="0"/>
        </w:trPr>
        <w:tc>
          <w:tcPr>
            <w:shd w:fill="4472c4" w:val="clear"/>
          </w:tcPr>
          <w:p w:rsidR="00000000" w:rsidDel="00000000" w:rsidP="00000000" w:rsidRDefault="00000000" w:rsidRPr="00000000" w14:paraId="0000024B">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24C">
            <w:pPr>
              <w:rPr/>
            </w:pPr>
            <w:r w:rsidDel="00000000" w:rsidR="00000000" w:rsidRPr="00000000">
              <w:rPr>
                <w:rtl w:val="0"/>
              </w:rPr>
              <w:t xml:space="preserve">Grader contains a `&lt;score&gt;` tag in any form.</w:t>
            </w:r>
          </w:p>
        </w:tc>
      </w:tr>
      <w:tr>
        <w:trPr>
          <w:cantSplit w:val="0"/>
          <w:tblHeader w:val="0"/>
        </w:trPr>
        <w:tc>
          <w:tcPr>
            <w:shd w:fill="4472c4" w:val="clear"/>
          </w:tcPr>
          <w:p w:rsidR="00000000" w:rsidDel="00000000" w:rsidP="00000000" w:rsidRDefault="00000000" w:rsidRPr="00000000" w14:paraId="0000024D">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24E">
            <w:pPr>
              <w:rPr/>
            </w:pPr>
            <w:r w:rsidDel="00000000" w:rsidR="00000000" w:rsidRPr="00000000">
              <w:rPr>
                <w:rtl w:val="0"/>
              </w:rPr>
              <w:t xml:space="preserve">Verdict (pass / fail / N/A):</w:t>
            </w:r>
          </w:p>
          <w:p w:rsidR="00000000" w:rsidDel="00000000" w:rsidP="00000000" w:rsidRDefault="00000000" w:rsidRPr="00000000" w14:paraId="0000024F">
            <w:pPr>
              <w:rPr/>
            </w:pPr>
            <w:r w:rsidDel="00000000" w:rsidR="00000000" w:rsidRPr="00000000">
              <w:rPr>
                <w:rtl w:val="0"/>
              </w:rPr>
              <w:t xml:space="preserve">Note:</w:t>
            </w:r>
          </w:p>
        </w:tc>
      </w:tr>
    </w:tbl>
    <w:p w:rsidR="00000000" w:rsidDel="00000000" w:rsidP="00000000" w:rsidRDefault="00000000" w:rsidRPr="00000000" w14:paraId="00000250">
      <w:pPr>
        <w:spacing w:after="120" w:before="280" w:lineRule="auto"/>
        <w:rPr/>
      </w:pPr>
      <w:r w:rsidDel="00000000" w:rsidR="00000000" w:rsidRPr="00000000">
        <w:rPr>
          <w:b w:val="1"/>
          <w:bCs w:val="1"/>
          <w:color w:val="4472c4"/>
          <w:sz w:val="24"/>
          <w:szCs w:val="24"/>
          <w:rtl w:val="0"/>
        </w:rPr>
        <w:t xml:space="preserve">6.45 No Output Format Closing Line</w:t>
      </w:r>
      <w:r w:rsidDel="00000000" w:rsidR="00000000" w:rsidRPr="00000000">
        <w:rPr>
          <w:rtl w:val="0"/>
        </w:rPr>
      </w:r>
    </w:p>
    <w:tbl>
      <w:tblPr>
        <w:tblStyle w:val="Table5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251">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252">
            <w:pPr>
              <w:rPr/>
            </w:pPr>
            <w:r w:rsidDel="00000000" w:rsidR="00000000" w:rsidRPr="00000000">
              <w:rPr>
                <w:b w:val="1"/>
                <w:bCs w:val="1"/>
                <w:color w:val="c00000"/>
                <w:rtl w:val="0"/>
              </w:rPr>
              <w:t xml:space="preserve">Blocker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253">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254">
            <w:pPr>
              <w:rPr/>
            </w:pPr>
            <w:r w:rsidDel="00000000" w:rsidR="00000000" w:rsidRPr="00000000">
              <w:rPr>
                <w:rtl w:val="0"/>
              </w:rPr>
              <w:t xml:space="preserve">Grader has no closing line specifying output format.</w:t>
            </w:r>
          </w:p>
        </w:tc>
      </w:tr>
      <w:tr>
        <w:trPr>
          <w:cantSplit w:val="0"/>
          <w:tblHeader w:val="0"/>
        </w:trPr>
        <w:tc>
          <w:tcPr>
            <w:shd w:fill="4472c4" w:val="clear"/>
          </w:tcPr>
          <w:p w:rsidR="00000000" w:rsidDel="00000000" w:rsidP="00000000" w:rsidRDefault="00000000" w:rsidRPr="00000000" w14:paraId="00000255">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256">
            <w:pPr>
              <w:rPr/>
            </w:pPr>
            <w:r w:rsidDel="00000000" w:rsidR="00000000" w:rsidRPr="00000000">
              <w:rPr>
                <w:rtl w:val="0"/>
              </w:rPr>
              <w:t xml:space="preserve">Grader has no line like 'Format: ...', 'Output format: ...', 'Your response should be in the format ...', or any other closing format specification.</w:t>
            </w:r>
          </w:p>
        </w:tc>
      </w:tr>
      <w:tr>
        <w:trPr>
          <w:cantSplit w:val="0"/>
          <w:tblHeader w:val="0"/>
        </w:trPr>
        <w:tc>
          <w:tcPr>
            <w:shd w:fill="4472c4" w:val="clear"/>
          </w:tcPr>
          <w:p w:rsidR="00000000" w:rsidDel="00000000" w:rsidP="00000000" w:rsidRDefault="00000000" w:rsidRPr="00000000" w14:paraId="00000257">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258">
            <w:pPr>
              <w:rPr/>
            </w:pPr>
            <w:r w:rsidDel="00000000" w:rsidR="00000000" w:rsidRPr="00000000">
              <w:rPr>
                <w:rtl w:val="0"/>
              </w:rPr>
              <w:t xml:space="preserve">Grader contains a closing output format specification line.</w:t>
            </w:r>
          </w:p>
        </w:tc>
      </w:tr>
      <w:tr>
        <w:trPr>
          <w:cantSplit w:val="0"/>
          <w:tblHeader w:val="0"/>
        </w:trPr>
        <w:tc>
          <w:tcPr>
            <w:shd w:fill="4472c4" w:val="clear"/>
          </w:tcPr>
          <w:p w:rsidR="00000000" w:rsidDel="00000000" w:rsidP="00000000" w:rsidRDefault="00000000" w:rsidRPr="00000000" w14:paraId="00000259">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25A">
            <w:pPr>
              <w:rPr/>
            </w:pPr>
            <w:r w:rsidDel="00000000" w:rsidR="00000000" w:rsidRPr="00000000">
              <w:rPr>
                <w:rtl w:val="0"/>
              </w:rPr>
              <w:t xml:space="preserve">Verdict (pass / fail / N/A):</w:t>
            </w:r>
          </w:p>
          <w:p w:rsidR="00000000" w:rsidDel="00000000" w:rsidP="00000000" w:rsidRDefault="00000000" w:rsidRPr="00000000" w14:paraId="0000025B">
            <w:pPr>
              <w:rPr/>
            </w:pPr>
            <w:r w:rsidDel="00000000" w:rsidR="00000000" w:rsidRPr="00000000">
              <w:rPr>
                <w:rtl w:val="0"/>
              </w:rPr>
              <w:t xml:space="preserve">Note:</w:t>
            </w:r>
          </w:p>
        </w:tc>
      </w:tr>
    </w:tbl>
    <w:p w:rsidR="00000000" w:rsidDel="00000000" w:rsidP="00000000" w:rsidRDefault="00000000" w:rsidRPr="00000000" w14:paraId="0000025C">
      <w:pPr>
        <w:spacing w:after="120" w:before="280" w:lineRule="auto"/>
        <w:rPr/>
      </w:pPr>
      <w:r w:rsidDel="00000000" w:rsidR="00000000" w:rsidRPr="00000000">
        <w:rPr>
          <w:b w:val="1"/>
          <w:bCs w:val="1"/>
          <w:color w:val="4472c4"/>
          <w:sz w:val="24"/>
          <w:szCs w:val="24"/>
          <w:rtl w:val="0"/>
        </w:rPr>
        <w:t xml:space="preserve">6.46 No Trajectory-Specific References</w:t>
      </w:r>
      <w:r w:rsidDel="00000000" w:rsidR="00000000" w:rsidRPr="00000000">
        <w:rPr>
          <w:rtl w:val="0"/>
        </w:rPr>
      </w:r>
    </w:p>
    <w:tbl>
      <w:tblPr>
        <w:tblStyle w:val="Table5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25D">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25E">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25F">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260">
            <w:pPr>
              <w:rPr/>
            </w:pPr>
            <w:r w:rsidDel="00000000" w:rsidR="00000000" w:rsidRPr="00000000">
              <w:rPr>
                <w:rtl w:val="0"/>
              </w:rPr>
              <w:t xml:space="preserve">Grader does not reference specific trajectory outcomes or run identifiers.</w:t>
            </w:r>
          </w:p>
        </w:tc>
      </w:tr>
      <w:tr>
        <w:trPr>
          <w:cantSplit w:val="0"/>
          <w:tblHeader w:val="0"/>
        </w:trPr>
        <w:tc>
          <w:tcPr>
            <w:shd w:fill="4472c4" w:val="clear"/>
          </w:tcPr>
          <w:p w:rsidR="00000000" w:rsidDel="00000000" w:rsidP="00000000" w:rsidRDefault="00000000" w:rsidRPr="00000000" w14:paraId="00000261">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262">
            <w:pPr>
              <w:rPr/>
            </w:pPr>
            <w:r w:rsidDel="00000000" w:rsidR="00000000" w:rsidRPr="00000000">
              <w:rPr>
                <w:rtl w:val="0"/>
              </w:rPr>
              <w:t xml:space="preserve">Grader does not reference 'run 1,' 'run 2,' specific trajectory percentages, or other trajectory specific identifiers. Common error patterns reference categories, not specific runs.</w:t>
            </w:r>
          </w:p>
        </w:tc>
      </w:tr>
      <w:tr>
        <w:trPr>
          <w:cantSplit w:val="0"/>
          <w:tblHeader w:val="0"/>
        </w:trPr>
        <w:tc>
          <w:tcPr>
            <w:shd w:fill="4472c4" w:val="clear"/>
          </w:tcPr>
          <w:p w:rsidR="00000000" w:rsidDel="00000000" w:rsidP="00000000" w:rsidRDefault="00000000" w:rsidRPr="00000000" w14:paraId="00000263">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264">
            <w:pPr>
              <w:rPr/>
            </w:pPr>
            <w:r w:rsidDel="00000000" w:rsidR="00000000" w:rsidRPr="00000000">
              <w:rPr>
                <w:rtl w:val="0"/>
              </w:rPr>
              <w:t xml:space="preserve">Grader references specific trajectory runs or outcome identifiers.</w:t>
            </w:r>
          </w:p>
        </w:tc>
      </w:tr>
      <w:tr>
        <w:trPr>
          <w:cantSplit w:val="0"/>
          <w:tblHeader w:val="0"/>
        </w:trPr>
        <w:tc>
          <w:tcPr>
            <w:shd w:fill="4472c4" w:val="clear"/>
          </w:tcPr>
          <w:p w:rsidR="00000000" w:rsidDel="00000000" w:rsidP="00000000" w:rsidRDefault="00000000" w:rsidRPr="00000000" w14:paraId="00000265">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266">
            <w:pPr>
              <w:rPr/>
            </w:pPr>
            <w:r w:rsidDel="00000000" w:rsidR="00000000" w:rsidRPr="00000000">
              <w:rPr>
                <w:rtl w:val="0"/>
              </w:rPr>
              <w:t xml:space="preserve">Verdict (pass / fail / N/A):</w:t>
            </w:r>
          </w:p>
          <w:p w:rsidR="00000000" w:rsidDel="00000000" w:rsidP="00000000" w:rsidRDefault="00000000" w:rsidRPr="00000000" w14:paraId="00000267">
            <w:pPr>
              <w:rPr/>
            </w:pPr>
            <w:r w:rsidDel="00000000" w:rsidR="00000000" w:rsidRPr="00000000">
              <w:rPr>
                <w:rtl w:val="0"/>
              </w:rPr>
              <w:t xml:space="preserve">Note:</w:t>
            </w:r>
          </w:p>
        </w:tc>
      </w:tr>
    </w:tbl>
    <w:p w:rsidR="00000000" w:rsidDel="00000000" w:rsidP="00000000" w:rsidRDefault="00000000" w:rsidRPr="00000000" w14:paraId="00000268">
      <w:pPr>
        <w:spacing w:after="120" w:before="280" w:lineRule="auto"/>
        <w:rPr/>
      </w:pPr>
      <w:r w:rsidDel="00000000" w:rsidR="00000000" w:rsidRPr="00000000">
        <w:rPr>
          <w:b w:val="1"/>
          <w:bCs w:val="1"/>
          <w:color w:val="4472c4"/>
          <w:sz w:val="24"/>
          <w:szCs w:val="24"/>
          <w:rtl w:val="0"/>
        </w:rPr>
        <w:t xml:space="preserve">6.47 No Platform Names in Grader</w:t>
      </w:r>
      <w:r w:rsidDel="00000000" w:rsidR="00000000" w:rsidRPr="00000000">
        <w:rPr>
          <w:rtl w:val="0"/>
        </w:rPr>
      </w:r>
    </w:p>
    <w:tbl>
      <w:tblPr>
        <w:tblStyle w:val="Table5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269">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26A">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26B">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26C">
            <w:pPr>
              <w:rPr/>
            </w:pPr>
            <w:r w:rsidDel="00000000" w:rsidR="00000000" w:rsidRPr="00000000">
              <w:rPr>
                <w:rtl w:val="0"/>
              </w:rPr>
              <w:t xml:space="preserve">Grader does not reference platform names (RLS, Taiga, etc.).</w:t>
            </w:r>
          </w:p>
        </w:tc>
      </w:tr>
      <w:tr>
        <w:trPr>
          <w:cantSplit w:val="0"/>
          <w:tblHeader w:val="0"/>
        </w:trPr>
        <w:tc>
          <w:tcPr>
            <w:shd w:fill="4472c4" w:val="clear"/>
          </w:tcPr>
          <w:p w:rsidR="00000000" w:rsidDel="00000000" w:rsidP="00000000" w:rsidRDefault="00000000" w:rsidRPr="00000000" w14:paraId="0000026D">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26E">
            <w:pPr>
              <w:rPr/>
            </w:pPr>
            <w:r w:rsidDel="00000000" w:rsidR="00000000" w:rsidRPr="00000000">
              <w:rPr>
                <w:rtl w:val="0"/>
              </w:rPr>
              <w:t xml:space="preserve">Grader does not name the evaluation platform. Where references are needed, generic terms like 'the platform' or 'the evaluation environment' are used.</w:t>
            </w:r>
          </w:p>
        </w:tc>
      </w:tr>
      <w:tr>
        <w:trPr>
          <w:cantSplit w:val="0"/>
          <w:tblHeader w:val="0"/>
        </w:trPr>
        <w:tc>
          <w:tcPr>
            <w:shd w:fill="4472c4" w:val="clear"/>
          </w:tcPr>
          <w:p w:rsidR="00000000" w:rsidDel="00000000" w:rsidP="00000000" w:rsidRDefault="00000000" w:rsidRPr="00000000" w14:paraId="0000026F">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270">
            <w:pPr>
              <w:rPr/>
            </w:pPr>
            <w:r w:rsidDel="00000000" w:rsidR="00000000" w:rsidRPr="00000000">
              <w:rPr>
                <w:rtl w:val="0"/>
              </w:rPr>
              <w:t xml:space="preserve">Grader names the evaluation platform by product name.</w:t>
            </w:r>
          </w:p>
        </w:tc>
      </w:tr>
      <w:tr>
        <w:trPr>
          <w:cantSplit w:val="0"/>
          <w:tblHeader w:val="0"/>
        </w:trPr>
        <w:tc>
          <w:tcPr>
            <w:shd w:fill="4472c4" w:val="clear"/>
          </w:tcPr>
          <w:p w:rsidR="00000000" w:rsidDel="00000000" w:rsidP="00000000" w:rsidRDefault="00000000" w:rsidRPr="00000000" w14:paraId="00000271">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272">
            <w:pPr>
              <w:rPr/>
            </w:pPr>
            <w:r w:rsidDel="00000000" w:rsidR="00000000" w:rsidRPr="00000000">
              <w:rPr>
                <w:rtl w:val="0"/>
              </w:rPr>
              <w:t xml:space="preserve">Verdict (pass / fail / N/A):</w:t>
            </w:r>
          </w:p>
          <w:p w:rsidR="00000000" w:rsidDel="00000000" w:rsidP="00000000" w:rsidRDefault="00000000" w:rsidRPr="00000000" w14:paraId="00000273">
            <w:pPr>
              <w:rPr/>
            </w:pPr>
            <w:r w:rsidDel="00000000" w:rsidR="00000000" w:rsidRPr="00000000">
              <w:rPr>
                <w:rtl w:val="0"/>
              </w:rPr>
              <w:t xml:space="preserve">Note:</w:t>
            </w:r>
          </w:p>
        </w:tc>
      </w:tr>
    </w:tbl>
    <w:p w:rsidR="00000000" w:rsidDel="00000000" w:rsidP="00000000" w:rsidRDefault="00000000" w:rsidRPr="00000000" w14:paraId="00000274">
      <w:pPr>
        <w:spacing w:after="120" w:before="280" w:lineRule="auto"/>
        <w:rPr/>
      </w:pPr>
      <w:r w:rsidDel="00000000" w:rsidR="00000000" w:rsidRPr="00000000">
        <w:rPr>
          <w:b w:val="1"/>
          <w:bCs w:val="1"/>
          <w:color w:val="4472c4"/>
          <w:sz w:val="24"/>
          <w:szCs w:val="24"/>
          <w:rtl w:val="0"/>
        </w:rPr>
        <w:t xml:space="preserve">6.48 No Reference to Other Worlds or Writers</w:t>
      </w:r>
      <w:r w:rsidDel="00000000" w:rsidR="00000000" w:rsidRPr="00000000">
        <w:rPr>
          <w:rtl w:val="0"/>
        </w:rPr>
      </w:r>
    </w:p>
    <w:tbl>
      <w:tblPr>
        <w:tblStyle w:val="Table5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275">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276">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277">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278">
            <w:pPr>
              <w:rPr/>
            </w:pPr>
            <w:r w:rsidDel="00000000" w:rsidR="00000000" w:rsidRPr="00000000">
              <w:rPr>
                <w:rtl w:val="0"/>
              </w:rPr>
              <w:t xml:space="preserve">Grader does not reference other worlds or writers.</w:t>
            </w:r>
          </w:p>
        </w:tc>
      </w:tr>
      <w:tr>
        <w:trPr>
          <w:cantSplit w:val="0"/>
          <w:tblHeader w:val="0"/>
        </w:trPr>
        <w:tc>
          <w:tcPr>
            <w:shd w:fill="4472c4" w:val="clear"/>
          </w:tcPr>
          <w:p w:rsidR="00000000" w:rsidDel="00000000" w:rsidP="00000000" w:rsidRDefault="00000000" w:rsidRPr="00000000" w14:paraId="00000279">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27A">
            <w:pPr>
              <w:rPr/>
            </w:pPr>
            <w:r w:rsidDel="00000000" w:rsidR="00000000" w:rsidRPr="00000000">
              <w:rPr>
                <w:rtl w:val="0"/>
              </w:rPr>
              <w:t xml:space="preserve">Grader does not name other worlds, other writers, or comparative project metadata.</w:t>
            </w:r>
          </w:p>
        </w:tc>
      </w:tr>
      <w:tr>
        <w:trPr>
          <w:cantSplit w:val="0"/>
          <w:tblHeader w:val="0"/>
        </w:trPr>
        <w:tc>
          <w:tcPr>
            <w:shd w:fill="4472c4" w:val="clear"/>
          </w:tcPr>
          <w:p w:rsidR="00000000" w:rsidDel="00000000" w:rsidP="00000000" w:rsidRDefault="00000000" w:rsidRPr="00000000" w14:paraId="0000027B">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27C">
            <w:pPr>
              <w:rPr/>
            </w:pPr>
            <w:r w:rsidDel="00000000" w:rsidR="00000000" w:rsidRPr="00000000">
              <w:rPr>
                <w:rtl w:val="0"/>
              </w:rPr>
              <w:t xml:space="preserve">Grader references other worlds or writers by name.</w:t>
            </w:r>
          </w:p>
        </w:tc>
      </w:tr>
      <w:tr>
        <w:trPr>
          <w:cantSplit w:val="0"/>
          <w:tblHeader w:val="0"/>
        </w:trPr>
        <w:tc>
          <w:tcPr>
            <w:shd w:fill="4472c4" w:val="clear"/>
          </w:tcPr>
          <w:p w:rsidR="00000000" w:rsidDel="00000000" w:rsidP="00000000" w:rsidRDefault="00000000" w:rsidRPr="00000000" w14:paraId="0000027D">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27E">
            <w:pPr>
              <w:rPr/>
            </w:pPr>
            <w:r w:rsidDel="00000000" w:rsidR="00000000" w:rsidRPr="00000000">
              <w:rPr>
                <w:rtl w:val="0"/>
              </w:rPr>
              <w:t xml:space="preserve">Verdict (pass / fail / N/A):</w:t>
            </w:r>
          </w:p>
          <w:p w:rsidR="00000000" w:rsidDel="00000000" w:rsidP="00000000" w:rsidRDefault="00000000" w:rsidRPr="00000000" w14:paraId="0000027F">
            <w:pPr>
              <w:rPr/>
            </w:pPr>
            <w:r w:rsidDel="00000000" w:rsidR="00000000" w:rsidRPr="00000000">
              <w:rPr>
                <w:rtl w:val="0"/>
              </w:rPr>
              <w:t xml:space="preserve">Note:</w:t>
            </w:r>
          </w:p>
        </w:tc>
      </w:tr>
    </w:tbl>
    <w:p w:rsidR="00000000" w:rsidDel="00000000" w:rsidP="00000000" w:rsidRDefault="00000000" w:rsidRPr="00000000" w14:paraId="00000280">
      <w:pPr>
        <w:spacing w:after="120" w:before="280" w:lineRule="auto"/>
        <w:rPr/>
      </w:pPr>
      <w:r w:rsidDel="00000000" w:rsidR="00000000" w:rsidRPr="00000000">
        <w:rPr>
          <w:b w:val="1"/>
          <w:bCs w:val="1"/>
          <w:color w:val="4472c4"/>
          <w:sz w:val="24"/>
          <w:szCs w:val="24"/>
          <w:rtl w:val="0"/>
        </w:rPr>
        <w:t xml:space="preserve">6.49 Section A Items Trap Mapped</w:t>
      </w:r>
      <w:r w:rsidDel="00000000" w:rsidR="00000000" w:rsidRPr="00000000">
        <w:rPr>
          <w:rtl w:val="0"/>
        </w:rPr>
      </w:r>
    </w:p>
    <w:tbl>
      <w:tblPr>
        <w:tblStyle w:val="Table5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281">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282">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283">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284">
            <w:pPr>
              <w:rPr/>
            </w:pPr>
            <w:r w:rsidDel="00000000" w:rsidR="00000000" w:rsidRPr="00000000">
              <w:rPr>
                <w:rtl w:val="0"/>
              </w:rPr>
              <w:t xml:space="preserve">Section A items map to Failure Design traps from the spec.</w:t>
            </w:r>
          </w:p>
        </w:tc>
      </w:tr>
      <w:tr>
        <w:trPr>
          <w:cantSplit w:val="0"/>
          <w:tblHeader w:val="0"/>
        </w:trPr>
        <w:tc>
          <w:tcPr>
            <w:shd w:fill="4472c4" w:val="clear"/>
          </w:tcPr>
          <w:p w:rsidR="00000000" w:rsidDel="00000000" w:rsidP="00000000" w:rsidRDefault="00000000" w:rsidRPr="00000000" w14:paraId="00000285">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286">
            <w:pPr>
              <w:rPr/>
            </w:pPr>
            <w:r w:rsidDel="00000000" w:rsidR="00000000" w:rsidRPr="00000000">
              <w:rPr>
                <w:rtl w:val="0"/>
              </w:rPr>
              <w:t xml:space="preserve">Every Section A non negotiable item maps to at least one trap from the task's Failure Design table or to the task's core required content.</w:t>
            </w:r>
          </w:p>
        </w:tc>
      </w:tr>
      <w:tr>
        <w:trPr>
          <w:cantSplit w:val="0"/>
          <w:tblHeader w:val="0"/>
        </w:trPr>
        <w:tc>
          <w:tcPr>
            <w:shd w:fill="4472c4" w:val="clear"/>
          </w:tcPr>
          <w:p w:rsidR="00000000" w:rsidDel="00000000" w:rsidP="00000000" w:rsidRDefault="00000000" w:rsidRPr="00000000" w14:paraId="00000287">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288">
            <w:pPr>
              <w:rPr/>
            </w:pPr>
            <w:r w:rsidDel="00000000" w:rsidR="00000000" w:rsidRPr="00000000">
              <w:rPr>
                <w:rtl w:val="0"/>
              </w:rPr>
              <w:t xml:space="preserve">Section A contains items that do not map to any spec trap or core required content.</w:t>
            </w:r>
          </w:p>
        </w:tc>
      </w:tr>
      <w:tr>
        <w:trPr>
          <w:cantSplit w:val="0"/>
          <w:tblHeader w:val="0"/>
        </w:trPr>
        <w:tc>
          <w:tcPr>
            <w:shd w:fill="4472c4" w:val="clear"/>
          </w:tcPr>
          <w:p w:rsidR="00000000" w:rsidDel="00000000" w:rsidP="00000000" w:rsidRDefault="00000000" w:rsidRPr="00000000" w14:paraId="00000289">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28A">
            <w:pPr>
              <w:rPr/>
            </w:pPr>
            <w:r w:rsidDel="00000000" w:rsidR="00000000" w:rsidRPr="00000000">
              <w:rPr>
                <w:rtl w:val="0"/>
              </w:rPr>
              <w:t xml:space="preserve">Verdict (pass / fail / N/A):</w:t>
            </w:r>
          </w:p>
          <w:p w:rsidR="00000000" w:rsidDel="00000000" w:rsidP="00000000" w:rsidRDefault="00000000" w:rsidRPr="00000000" w14:paraId="0000028B">
            <w:pPr>
              <w:rPr/>
            </w:pPr>
            <w:r w:rsidDel="00000000" w:rsidR="00000000" w:rsidRPr="00000000">
              <w:rPr>
                <w:rtl w:val="0"/>
              </w:rPr>
              <w:t xml:space="preserve">Note:</w:t>
            </w:r>
          </w:p>
        </w:tc>
      </w:tr>
    </w:tbl>
    <w:p w:rsidR="00000000" w:rsidDel="00000000" w:rsidP="00000000" w:rsidRDefault="00000000" w:rsidRPr="00000000" w14:paraId="0000028C">
      <w:pPr>
        <w:spacing w:after="120" w:before="280" w:lineRule="auto"/>
        <w:rPr/>
      </w:pPr>
      <w:r w:rsidDel="00000000" w:rsidR="00000000" w:rsidRPr="00000000">
        <w:rPr>
          <w:b w:val="1"/>
          <w:bCs w:val="1"/>
          <w:color w:val="4472c4"/>
          <w:sz w:val="24"/>
          <w:szCs w:val="24"/>
          <w:rtl w:val="0"/>
        </w:rPr>
        <w:t xml:space="preserve">6.50 Section A Item Count Proportional</w:t>
      </w:r>
      <w:r w:rsidDel="00000000" w:rsidR="00000000" w:rsidRPr="00000000">
        <w:rPr>
          <w:rtl w:val="0"/>
        </w:rPr>
      </w:r>
    </w:p>
    <w:tbl>
      <w:tblPr>
        <w:tblStyle w:val="Table5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28D">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28E">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28F">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290">
            <w:pPr>
              <w:rPr/>
            </w:pPr>
            <w:r w:rsidDel="00000000" w:rsidR="00000000" w:rsidRPr="00000000">
              <w:rPr>
                <w:rtl w:val="0"/>
              </w:rPr>
              <w:t xml:space="preserve">Section A item count is roughly proportional to the task's trap count.</w:t>
            </w:r>
          </w:p>
        </w:tc>
      </w:tr>
      <w:tr>
        <w:trPr>
          <w:cantSplit w:val="0"/>
          <w:tblHeader w:val="0"/>
        </w:trPr>
        <w:tc>
          <w:tcPr>
            <w:shd w:fill="4472c4" w:val="clear"/>
          </w:tcPr>
          <w:p w:rsidR="00000000" w:rsidDel="00000000" w:rsidP="00000000" w:rsidRDefault="00000000" w:rsidRPr="00000000" w14:paraId="00000291">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292">
            <w:pPr>
              <w:rPr/>
            </w:pPr>
            <w:r w:rsidDel="00000000" w:rsidR="00000000" w:rsidRPr="00000000">
              <w:rPr>
                <w:rtl w:val="0"/>
              </w:rPr>
              <w:t xml:space="preserve">Section A contains roughly as many anchor items as the task has primary traps plus core required content elements.</w:t>
            </w:r>
          </w:p>
        </w:tc>
      </w:tr>
      <w:tr>
        <w:trPr>
          <w:cantSplit w:val="0"/>
          <w:tblHeader w:val="0"/>
        </w:trPr>
        <w:tc>
          <w:tcPr>
            <w:shd w:fill="4472c4" w:val="clear"/>
          </w:tcPr>
          <w:p w:rsidR="00000000" w:rsidDel="00000000" w:rsidP="00000000" w:rsidRDefault="00000000" w:rsidRPr="00000000" w14:paraId="00000293">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294">
            <w:pPr>
              <w:rPr/>
            </w:pPr>
            <w:r w:rsidDel="00000000" w:rsidR="00000000" w:rsidRPr="00000000">
              <w:rPr>
                <w:rtl w:val="0"/>
              </w:rPr>
              <w:t xml:space="preserve">Section A has materially more items than the task has trap or content anchors, or materially fewer.</w:t>
            </w:r>
          </w:p>
        </w:tc>
      </w:tr>
      <w:tr>
        <w:trPr>
          <w:cantSplit w:val="0"/>
          <w:tblHeader w:val="0"/>
        </w:trPr>
        <w:tc>
          <w:tcPr>
            <w:shd w:fill="4472c4" w:val="clear"/>
          </w:tcPr>
          <w:p w:rsidR="00000000" w:rsidDel="00000000" w:rsidP="00000000" w:rsidRDefault="00000000" w:rsidRPr="00000000" w14:paraId="00000295">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296">
            <w:pPr>
              <w:rPr/>
            </w:pPr>
            <w:r w:rsidDel="00000000" w:rsidR="00000000" w:rsidRPr="00000000">
              <w:rPr>
                <w:rtl w:val="0"/>
              </w:rPr>
              <w:t xml:space="preserve">Verdict (pass / fail / N/A):</w:t>
            </w:r>
          </w:p>
          <w:p w:rsidR="00000000" w:rsidDel="00000000" w:rsidP="00000000" w:rsidRDefault="00000000" w:rsidRPr="00000000" w14:paraId="00000297">
            <w:pPr>
              <w:rPr/>
            </w:pPr>
            <w:r w:rsidDel="00000000" w:rsidR="00000000" w:rsidRPr="00000000">
              <w:rPr>
                <w:rtl w:val="0"/>
              </w:rPr>
              <w:t xml:space="preserve">Note:</w:t>
            </w:r>
          </w:p>
        </w:tc>
      </w:tr>
    </w:tbl>
    <w:p w:rsidR="00000000" w:rsidDel="00000000" w:rsidP="00000000" w:rsidRDefault="00000000" w:rsidRPr="00000000" w14:paraId="00000298">
      <w:pPr>
        <w:spacing w:after="120" w:before="280" w:lineRule="auto"/>
        <w:rPr/>
      </w:pPr>
      <w:r w:rsidDel="00000000" w:rsidR="00000000" w:rsidRPr="00000000">
        <w:rPr>
          <w:b w:val="1"/>
          <w:bCs w:val="1"/>
          <w:color w:val="4472c4"/>
          <w:sz w:val="24"/>
          <w:szCs w:val="24"/>
          <w:rtl w:val="0"/>
        </w:rPr>
        <w:t xml:space="preserve">6.51 Section A Items Are Content Not Format</w:t>
      </w:r>
      <w:r w:rsidDel="00000000" w:rsidR="00000000" w:rsidRPr="00000000">
        <w:rPr>
          <w:rtl w:val="0"/>
        </w:rPr>
      </w:r>
    </w:p>
    <w:tbl>
      <w:tblPr>
        <w:tblStyle w:val="Table5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299">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29A">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29B">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29C">
            <w:pPr>
              <w:rPr/>
            </w:pPr>
            <w:r w:rsidDel="00000000" w:rsidR="00000000" w:rsidRPr="00000000">
              <w:rPr>
                <w:rtl w:val="0"/>
              </w:rPr>
              <w:t xml:space="preserve">Section A items name required content, not required structural format.</w:t>
            </w:r>
          </w:p>
        </w:tc>
      </w:tr>
      <w:tr>
        <w:trPr>
          <w:cantSplit w:val="0"/>
          <w:tblHeader w:val="0"/>
        </w:trPr>
        <w:tc>
          <w:tcPr>
            <w:shd w:fill="4472c4" w:val="clear"/>
          </w:tcPr>
          <w:p w:rsidR="00000000" w:rsidDel="00000000" w:rsidP="00000000" w:rsidRDefault="00000000" w:rsidRPr="00000000" w14:paraId="0000029D">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29E">
            <w:pPr>
              <w:rPr/>
            </w:pPr>
            <w:r w:rsidDel="00000000" w:rsidR="00000000" w:rsidRPr="00000000">
              <w:rPr>
                <w:rtl w:val="0"/>
              </w:rPr>
              <w:t xml:space="preserve">Section A items name what must be addressed. They do not prescribe structural format.</w:t>
            </w:r>
          </w:p>
        </w:tc>
      </w:tr>
      <w:tr>
        <w:trPr>
          <w:cantSplit w:val="0"/>
          <w:tblHeader w:val="0"/>
        </w:trPr>
        <w:tc>
          <w:tcPr>
            <w:shd w:fill="4472c4" w:val="clear"/>
          </w:tcPr>
          <w:p w:rsidR="00000000" w:rsidDel="00000000" w:rsidP="00000000" w:rsidRDefault="00000000" w:rsidRPr="00000000" w14:paraId="0000029F">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2A0">
            <w:pPr>
              <w:rPr/>
            </w:pPr>
            <w:r w:rsidDel="00000000" w:rsidR="00000000" w:rsidRPr="00000000">
              <w:rPr>
                <w:rtl w:val="0"/>
              </w:rPr>
              <w:t xml:space="preserve">Section A items prescribe structural format rather than required content.</w:t>
            </w:r>
          </w:p>
        </w:tc>
      </w:tr>
      <w:tr>
        <w:trPr>
          <w:cantSplit w:val="0"/>
          <w:tblHeader w:val="0"/>
        </w:trPr>
        <w:tc>
          <w:tcPr>
            <w:shd w:fill="4472c4" w:val="clear"/>
          </w:tcPr>
          <w:p w:rsidR="00000000" w:rsidDel="00000000" w:rsidP="00000000" w:rsidRDefault="00000000" w:rsidRPr="00000000" w14:paraId="000002A1">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2A2">
            <w:pPr>
              <w:rPr/>
            </w:pPr>
            <w:r w:rsidDel="00000000" w:rsidR="00000000" w:rsidRPr="00000000">
              <w:rPr>
                <w:rtl w:val="0"/>
              </w:rPr>
              <w:t xml:space="preserve">Verdict (pass / fail / N/A):</w:t>
            </w:r>
          </w:p>
          <w:p w:rsidR="00000000" w:rsidDel="00000000" w:rsidP="00000000" w:rsidRDefault="00000000" w:rsidRPr="00000000" w14:paraId="000002A3">
            <w:pPr>
              <w:rPr/>
            </w:pPr>
            <w:r w:rsidDel="00000000" w:rsidR="00000000" w:rsidRPr="00000000">
              <w:rPr>
                <w:rtl w:val="0"/>
              </w:rPr>
              <w:t xml:space="preserve">Note:</w:t>
            </w:r>
          </w:p>
        </w:tc>
      </w:tr>
    </w:tbl>
    <w:p w:rsidR="00000000" w:rsidDel="00000000" w:rsidP="00000000" w:rsidRDefault="00000000" w:rsidRPr="00000000" w14:paraId="000002A4">
      <w:pPr>
        <w:spacing w:after="120" w:before="280" w:lineRule="auto"/>
        <w:rPr/>
      </w:pPr>
      <w:r w:rsidDel="00000000" w:rsidR="00000000" w:rsidRPr="00000000">
        <w:rPr>
          <w:b w:val="1"/>
          <w:bCs w:val="1"/>
          <w:color w:val="4472c4"/>
          <w:sz w:val="24"/>
          <w:szCs w:val="24"/>
          <w:rtl w:val="0"/>
        </w:rPr>
        <w:t xml:space="preserve">6.52 Section B Length Calibration Where Length Matters</w:t>
      </w:r>
      <w:r w:rsidDel="00000000" w:rsidR="00000000" w:rsidRPr="00000000">
        <w:rPr>
          <w:rtl w:val="0"/>
        </w:rPr>
      </w:r>
    </w:p>
    <w:tbl>
      <w:tblPr>
        <w:tblStyle w:val="Table6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2A5">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2A6">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2A7">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2A8">
            <w:pPr>
              <w:rPr/>
            </w:pPr>
            <w:r w:rsidDel="00000000" w:rsidR="00000000" w:rsidRPr="00000000">
              <w:rPr>
                <w:rtl w:val="0"/>
              </w:rPr>
              <w:t xml:space="preserve">Section B includes length calibration where length is a meaningful quality dimension.</w:t>
            </w:r>
          </w:p>
        </w:tc>
      </w:tr>
      <w:tr>
        <w:trPr>
          <w:cantSplit w:val="0"/>
          <w:tblHeader w:val="0"/>
        </w:trPr>
        <w:tc>
          <w:tcPr>
            <w:shd w:fill="4472c4" w:val="clear"/>
          </w:tcPr>
          <w:p w:rsidR="00000000" w:rsidDel="00000000" w:rsidP="00000000" w:rsidRDefault="00000000" w:rsidRPr="00000000" w14:paraId="000002A9">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2AA">
            <w:pPr>
              <w:rPr/>
            </w:pPr>
            <w:r w:rsidDel="00000000" w:rsidR="00000000" w:rsidRPr="00000000">
              <w:rPr>
                <w:rtl w:val="0"/>
              </w:rPr>
              <w:t xml:space="preserve">Section B states the appropriate length target and penalty schedule where length matters. For tasks where length is not meaningful, mark thumb down with reviewer note 'N/A'.</w:t>
            </w:r>
          </w:p>
        </w:tc>
      </w:tr>
      <w:tr>
        <w:trPr>
          <w:cantSplit w:val="0"/>
          <w:tblHeader w:val="0"/>
        </w:trPr>
        <w:tc>
          <w:tcPr>
            <w:shd w:fill="4472c4" w:val="clear"/>
          </w:tcPr>
          <w:p w:rsidR="00000000" w:rsidDel="00000000" w:rsidP="00000000" w:rsidRDefault="00000000" w:rsidRPr="00000000" w14:paraId="000002AB">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2AC">
            <w:pPr>
              <w:rPr/>
            </w:pPr>
            <w:r w:rsidDel="00000000" w:rsidR="00000000" w:rsidRPr="00000000">
              <w:rPr>
                <w:rtl w:val="0"/>
              </w:rPr>
              <w:t xml:space="preserve">Section B does not address length where length is a meaningful quality dimension.</w:t>
            </w:r>
          </w:p>
        </w:tc>
      </w:tr>
      <w:tr>
        <w:trPr>
          <w:cantSplit w:val="0"/>
          <w:tblHeader w:val="0"/>
        </w:trPr>
        <w:tc>
          <w:tcPr>
            <w:shd w:fill="4472c4" w:val="clear"/>
          </w:tcPr>
          <w:p w:rsidR="00000000" w:rsidDel="00000000" w:rsidP="00000000" w:rsidRDefault="00000000" w:rsidRPr="00000000" w14:paraId="000002AD">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2AE">
            <w:pPr>
              <w:rPr/>
            </w:pPr>
            <w:r w:rsidDel="00000000" w:rsidR="00000000" w:rsidRPr="00000000">
              <w:rPr>
                <w:rtl w:val="0"/>
              </w:rPr>
              <w:t xml:space="preserve">Verdict (pass / fail / N/A):</w:t>
            </w:r>
          </w:p>
          <w:p w:rsidR="00000000" w:rsidDel="00000000" w:rsidP="00000000" w:rsidRDefault="00000000" w:rsidRPr="00000000" w14:paraId="000002AF">
            <w:pPr>
              <w:rPr/>
            </w:pPr>
            <w:r w:rsidDel="00000000" w:rsidR="00000000" w:rsidRPr="00000000">
              <w:rPr>
                <w:rtl w:val="0"/>
              </w:rPr>
              <w:t xml:space="preserve">Note:</w:t>
            </w:r>
          </w:p>
        </w:tc>
      </w:tr>
    </w:tbl>
    <w:p w:rsidR="00000000" w:rsidDel="00000000" w:rsidP="00000000" w:rsidRDefault="00000000" w:rsidRPr="00000000" w14:paraId="000002B0">
      <w:pPr>
        <w:spacing w:after="120" w:before="280" w:lineRule="auto"/>
        <w:rPr/>
      </w:pPr>
      <w:r w:rsidDel="00000000" w:rsidR="00000000" w:rsidRPr="00000000">
        <w:rPr>
          <w:b w:val="1"/>
          <w:bCs w:val="1"/>
          <w:color w:val="4472c4"/>
          <w:sz w:val="24"/>
          <w:szCs w:val="24"/>
          <w:rtl w:val="0"/>
        </w:rPr>
        <w:t xml:space="preserve">6.53 Section C Patterns Sentence Length</w:t>
      </w:r>
      <w:r w:rsidDel="00000000" w:rsidR="00000000" w:rsidRPr="00000000">
        <w:rPr>
          <w:rtl w:val="0"/>
        </w:rPr>
      </w:r>
    </w:p>
    <w:tbl>
      <w:tblPr>
        <w:tblStyle w:val="Table6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2B1">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2B2">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2B3">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2B4">
            <w:pPr>
              <w:rPr/>
            </w:pPr>
            <w:r w:rsidDel="00000000" w:rsidR="00000000" w:rsidRPr="00000000">
              <w:rPr>
                <w:rtl w:val="0"/>
              </w:rPr>
              <w:t xml:space="preserve">Section C patterns are described in one or two sentences each.</w:t>
            </w:r>
          </w:p>
        </w:tc>
      </w:tr>
      <w:tr>
        <w:trPr>
          <w:cantSplit w:val="0"/>
          <w:tblHeader w:val="0"/>
        </w:trPr>
        <w:tc>
          <w:tcPr>
            <w:shd w:fill="4472c4" w:val="clear"/>
          </w:tcPr>
          <w:p w:rsidR="00000000" w:rsidDel="00000000" w:rsidP="00000000" w:rsidRDefault="00000000" w:rsidRPr="00000000" w14:paraId="000002B5">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2B6">
            <w:pPr>
              <w:rPr/>
            </w:pPr>
            <w:r w:rsidDel="00000000" w:rsidR="00000000" w:rsidRPr="00000000">
              <w:rPr>
                <w:rtl w:val="0"/>
              </w:rPr>
              <w:t xml:space="preserve">Each Section C pattern is described in one or two sentences explaining what the pattern looks like and why it matters.</w:t>
            </w:r>
          </w:p>
        </w:tc>
      </w:tr>
      <w:tr>
        <w:trPr>
          <w:cantSplit w:val="0"/>
          <w:tblHeader w:val="0"/>
        </w:trPr>
        <w:tc>
          <w:tcPr>
            <w:shd w:fill="4472c4" w:val="clear"/>
          </w:tcPr>
          <w:p w:rsidR="00000000" w:rsidDel="00000000" w:rsidP="00000000" w:rsidRDefault="00000000" w:rsidRPr="00000000" w14:paraId="000002B7">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2B8">
            <w:pPr>
              <w:rPr/>
            </w:pPr>
            <w:r w:rsidDel="00000000" w:rsidR="00000000" w:rsidRPr="00000000">
              <w:rPr>
                <w:rtl w:val="0"/>
              </w:rPr>
              <w:t xml:space="preserve">Section C patterns are longer than two sentences or shorter than one sentence.</w:t>
            </w:r>
          </w:p>
        </w:tc>
      </w:tr>
      <w:tr>
        <w:trPr>
          <w:cantSplit w:val="0"/>
          <w:tblHeader w:val="0"/>
        </w:trPr>
        <w:tc>
          <w:tcPr>
            <w:shd w:fill="4472c4" w:val="clear"/>
          </w:tcPr>
          <w:p w:rsidR="00000000" w:rsidDel="00000000" w:rsidP="00000000" w:rsidRDefault="00000000" w:rsidRPr="00000000" w14:paraId="000002B9">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2BA">
            <w:pPr>
              <w:rPr/>
            </w:pPr>
            <w:r w:rsidDel="00000000" w:rsidR="00000000" w:rsidRPr="00000000">
              <w:rPr>
                <w:rtl w:val="0"/>
              </w:rPr>
              <w:t xml:space="preserve">Verdict (pass / fail / N/A):</w:t>
            </w:r>
          </w:p>
          <w:p w:rsidR="00000000" w:rsidDel="00000000" w:rsidP="00000000" w:rsidRDefault="00000000" w:rsidRPr="00000000" w14:paraId="000002BB">
            <w:pPr>
              <w:rPr/>
            </w:pPr>
            <w:r w:rsidDel="00000000" w:rsidR="00000000" w:rsidRPr="00000000">
              <w:rPr>
                <w:rtl w:val="0"/>
              </w:rPr>
              <w:t xml:space="preserve">Note:</w:t>
            </w:r>
          </w:p>
        </w:tc>
      </w:tr>
    </w:tbl>
    <w:p w:rsidR="00000000" w:rsidDel="00000000" w:rsidP="00000000" w:rsidRDefault="00000000" w:rsidRPr="00000000" w14:paraId="000002BC">
      <w:pPr>
        <w:spacing w:after="120" w:before="280" w:lineRule="auto"/>
        <w:rPr/>
      </w:pPr>
      <w:r w:rsidDel="00000000" w:rsidR="00000000" w:rsidRPr="00000000">
        <w:rPr>
          <w:b w:val="1"/>
          <w:bCs w:val="1"/>
          <w:color w:val="4472c4"/>
          <w:sz w:val="24"/>
          <w:szCs w:val="24"/>
          <w:rtl w:val="0"/>
        </w:rPr>
        <w:t xml:space="preserve">6.54 Grader Is Prose Not Code</w:t>
      </w:r>
      <w:r w:rsidDel="00000000" w:rsidR="00000000" w:rsidRPr="00000000">
        <w:rPr>
          <w:rtl w:val="0"/>
        </w:rPr>
      </w:r>
    </w:p>
    <w:tbl>
      <w:tblPr>
        <w:tblStyle w:val="Table6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2BD">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2BE">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2BF">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2C0">
            <w:pPr>
              <w:rPr/>
            </w:pPr>
            <w:r w:rsidDel="00000000" w:rsidR="00000000" w:rsidRPr="00000000">
              <w:rPr>
                <w:rtl w:val="0"/>
              </w:rPr>
              <w:t xml:space="preserve">Grader is prose document, not code or structured markup.</w:t>
            </w:r>
          </w:p>
        </w:tc>
      </w:tr>
      <w:tr>
        <w:trPr>
          <w:cantSplit w:val="0"/>
          <w:tblHeader w:val="0"/>
        </w:trPr>
        <w:tc>
          <w:tcPr>
            <w:shd w:fill="4472c4" w:val="clear"/>
          </w:tcPr>
          <w:p w:rsidR="00000000" w:rsidDel="00000000" w:rsidP="00000000" w:rsidRDefault="00000000" w:rsidRPr="00000000" w14:paraId="000002C1">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2C2">
            <w:pPr>
              <w:rPr/>
            </w:pPr>
            <w:r w:rsidDel="00000000" w:rsidR="00000000" w:rsidRPr="00000000">
              <w:rPr>
                <w:rtl w:val="0"/>
              </w:rPr>
              <w:t xml:space="preserve">Grader prose reads as a document a senior reviewer would write. No code blocks, no JSON, no YAML, no XML rendering beyond inline content references.</w:t>
            </w:r>
          </w:p>
        </w:tc>
      </w:tr>
      <w:tr>
        <w:trPr>
          <w:cantSplit w:val="0"/>
          <w:tblHeader w:val="0"/>
        </w:trPr>
        <w:tc>
          <w:tcPr>
            <w:shd w:fill="4472c4" w:val="clear"/>
          </w:tcPr>
          <w:p w:rsidR="00000000" w:rsidDel="00000000" w:rsidP="00000000" w:rsidRDefault="00000000" w:rsidRPr="00000000" w14:paraId="000002C3">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2C4">
            <w:pPr>
              <w:rPr/>
            </w:pPr>
            <w:r w:rsidDel="00000000" w:rsidR="00000000" w:rsidRPr="00000000">
              <w:rPr>
                <w:rtl w:val="0"/>
              </w:rPr>
              <w:t xml:space="preserve">Grader is structured as code, markup, or programmatic configuration.</w:t>
            </w:r>
          </w:p>
        </w:tc>
      </w:tr>
      <w:tr>
        <w:trPr>
          <w:cantSplit w:val="0"/>
          <w:tblHeader w:val="0"/>
        </w:trPr>
        <w:tc>
          <w:tcPr>
            <w:shd w:fill="4472c4" w:val="clear"/>
          </w:tcPr>
          <w:p w:rsidR="00000000" w:rsidDel="00000000" w:rsidP="00000000" w:rsidRDefault="00000000" w:rsidRPr="00000000" w14:paraId="000002C5">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2C6">
            <w:pPr>
              <w:rPr/>
            </w:pPr>
            <w:r w:rsidDel="00000000" w:rsidR="00000000" w:rsidRPr="00000000">
              <w:rPr>
                <w:rtl w:val="0"/>
              </w:rPr>
              <w:t xml:space="preserve">Verdict (pass / fail / N/A):</w:t>
            </w:r>
          </w:p>
          <w:p w:rsidR="00000000" w:rsidDel="00000000" w:rsidP="00000000" w:rsidRDefault="00000000" w:rsidRPr="00000000" w14:paraId="000002C7">
            <w:pPr>
              <w:rPr/>
            </w:pPr>
            <w:r w:rsidDel="00000000" w:rsidR="00000000" w:rsidRPr="00000000">
              <w:rPr>
                <w:rtl w:val="0"/>
              </w:rPr>
              <w:t xml:space="preserve">Note:</w:t>
            </w:r>
          </w:p>
        </w:tc>
      </w:tr>
    </w:tbl>
    <w:p w:rsidR="00000000" w:rsidDel="00000000" w:rsidP="00000000" w:rsidRDefault="00000000" w:rsidRPr="00000000" w14:paraId="000002C8">
      <w:pPr>
        <w:spacing w:after="120" w:before="280" w:lineRule="auto"/>
        <w:rPr/>
      </w:pPr>
      <w:r w:rsidDel="00000000" w:rsidR="00000000" w:rsidRPr="00000000">
        <w:rPr>
          <w:b w:val="1"/>
          <w:bCs w:val="1"/>
          <w:color w:val="4472c4"/>
          <w:sz w:val="24"/>
          <w:szCs w:val="24"/>
          <w:rtl w:val="0"/>
        </w:rPr>
        <w:t xml:space="preserve">6.55 Visual Standards</w:t>
      </w:r>
      <w:r w:rsidDel="00000000" w:rsidR="00000000" w:rsidRPr="00000000">
        <w:rPr>
          <w:rtl w:val="0"/>
        </w:rPr>
      </w:r>
    </w:p>
    <w:tbl>
      <w:tblPr>
        <w:tblStyle w:val="Table6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2C9">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2CA">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2CB">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2CC">
            <w:pPr>
              <w:rPr/>
            </w:pPr>
            <w:r w:rsidDel="00000000" w:rsidR="00000000" w:rsidRPr="00000000">
              <w:rPr>
                <w:rtl w:val="0"/>
              </w:rPr>
              <w:t xml:space="preserve">Grader follows the current Project Sanctum visual standard.</w:t>
            </w:r>
          </w:p>
        </w:tc>
      </w:tr>
      <w:tr>
        <w:trPr>
          <w:cantSplit w:val="0"/>
          <w:tblHeader w:val="0"/>
        </w:trPr>
        <w:tc>
          <w:tcPr>
            <w:shd w:fill="4472c4" w:val="clear"/>
          </w:tcPr>
          <w:p w:rsidR="00000000" w:rsidDel="00000000" w:rsidP="00000000" w:rsidRDefault="00000000" w:rsidRPr="00000000" w14:paraId="000002CD">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2CE">
            <w:pPr>
              <w:rPr/>
            </w:pPr>
            <w:r w:rsidDel="00000000" w:rsidR="00000000" w:rsidRPr="00000000">
              <w:rPr>
                <w:rtl w:val="0"/>
              </w:rPr>
              <w:t xml:space="preserve">Grader uses Arial, blue (#4472C4) for headings and table header rows, and black body text, consistent with the project deliverable standard.</w:t>
            </w:r>
          </w:p>
        </w:tc>
      </w:tr>
      <w:tr>
        <w:trPr>
          <w:cantSplit w:val="0"/>
          <w:tblHeader w:val="0"/>
        </w:trPr>
        <w:tc>
          <w:tcPr>
            <w:shd w:fill="4472c4" w:val="clear"/>
          </w:tcPr>
          <w:p w:rsidR="00000000" w:rsidDel="00000000" w:rsidP="00000000" w:rsidRDefault="00000000" w:rsidRPr="00000000" w14:paraId="000002CF">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2D0">
            <w:pPr>
              <w:rPr/>
            </w:pPr>
            <w:r w:rsidDel="00000000" w:rsidR="00000000" w:rsidRPr="00000000">
              <w:rPr>
                <w:rtl w:val="0"/>
              </w:rPr>
              <w:t xml:space="preserve">Grader does not follow the current project visual standard, for example a non Arial font, a heading color other than #4472C4, or non black body text.</w:t>
            </w:r>
          </w:p>
        </w:tc>
      </w:tr>
      <w:tr>
        <w:trPr>
          <w:cantSplit w:val="0"/>
          <w:tblHeader w:val="0"/>
        </w:trPr>
        <w:tc>
          <w:tcPr>
            <w:shd w:fill="4472c4" w:val="clear"/>
          </w:tcPr>
          <w:p w:rsidR="00000000" w:rsidDel="00000000" w:rsidP="00000000" w:rsidRDefault="00000000" w:rsidRPr="00000000" w14:paraId="000002D1">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2D2">
            <w:pPr>
              <w:rPr/>
            </w:pPr>
            <w:r w:rsidDel="00000000" w:rsidR="00000000" w:rsidRPr="00000000">
              <w:rPr>
                <w:rtl w:val="0"/>
              </w:rPr>
              <w:t xml:space="preserve">Verdict (pass / fail / N/A):</w:t>
            </w:r>
          </w:p>
          <w:p w:rsidR="00000000" w:rsidDel="00000000" w:rsidP="00000000" w:rsidRDefault="00000000" w:rsidRPr="00000000" w14:paraId="000002D3">
            <w:pPr>
              <w:rPr/>
            </w:pPr>
            <w:r w:rsidDel="00000000" w:rsidR="00000000" w:rsidRPr="00000000">
              <w:rPr>
                <w:rtl w:val="0"/>
              </w:rPr>
              <w:t xml:space="preserve">Note:</w:t>
            </w:r>
          </w:p>
        </w:tc>
      </w:tr>
    </w:tbl>
    <w:p w:rsidR="00000000" w:rsidDel="00000000" w:rsidP="00000000" w:rsidRDefault="00000000" w:rsidRPr="00000000" w14:paraId="000002D4">
      <w:pPr>
        <w:spacing w:after="120" w:before="280" w:lineRule="auto"/>
        <w:rPr/>
      </w:pPr>
      <w:r w:rsidDel="00000000" w:rsidR="00000000" w:rsidRPr="00000000">
        <w:rPr>
          <w:b w:val="1"/>
          <w:bCs w:val="1"/>
          <w:color w:val="4472c4"/>
          <w:sz w:val="24"/>
          <w:szCs w:val="24"/>
          <w:rtl w:val="0"/>
        </w:rPr>
        <w:t xml:space="preserve">6.56 No Verbatim Golden in Grader</w:t>
      </w:r>
      <w:r w:rsidDel="00000000" w:rsidR="00000000" w:rsidRPr="00000000">
        <w:rPr>
          <w:rtl w:val="0"/>
        </w:rPr>
      </w:r>
    </w:p>
    <w:tbl>
      <w:tblPr>
        <w:tblStyle w:val="Table6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2D5">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2D6">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2D7">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2D8">
            <w:pPr>
              <w:rPr/>
            </w:pPr>
            <w:r w:rsidDel="00000000" w:rsidR="00000000" w:rsidRPr="00000000">
              <w:rPr>
                <w:rtl w:val="0"/>
              </w:rPr>
              <w:t xml:space="preserve">Grader does not reproduce golden content verbatim in Section A or B.</w:t>
            </w:r>
          </w:p>
        </w:tc>
      </w:tr>
      <w:tr>
        <w:trPr>
          <w:cantSplit w:val="0"/>
          <w:tblHeader w:val="0"/>
        </w:trPr>
        <w:tc>
          <w:tcPr>
            <w:shd w:fill="4472c4" w:val="clear"/>
          </w:tcPr>
          <w:p w:rsidR="00000000" w:rsidDel="00000000" w:rsidP="00000000" w:rsidRDefault="00000000" w:rsidRPr="00000000" w14:paraId="000002D9">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2DA">
            <w:pPr>
              <w:rPr/>
            </w:pPr>
            <w:r w:rsidDel="00000000" w:rsidR="00000000" w:rsidRPr="00000000">
              <w:rPr>
                <w:rtl w:val="0"/>
              </w:rPr>
              <w:t xml:space="preserve">Section A and Section B name what to evaluate but do not copy paste golden passages, specific clinical values, or specific phrasing from the golden.</w:t>
            </w:r>
          </w:p>
        </w:tc>
      </w:tr>
      <w:tr>
        <w:trPr>
          <w:cantSplit w:val="0"/>
          <w:tblHeader w:val="0"/>
        </w:trPr>
        <w:tc>
          <w:tcPr>
            <w:shd w:fill="4472c4" w:val="clear"/>
          </w:tcPr>
          <w:p w:rsidR="00000000" w:rsidDel="00000000" w:rsidP="00000000" w:rsidRDefault="00000000" w:rsidRPr="00000000" w14:paraId="000002DB">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2DC">
            <w:pPr>
              <w:rPr/>
            </w:pPr>
            <w:r w:rsidDel="00000000" w:rsidR="00000000" w:rsidRPr="00000000">
              <w:rPr>
                <w:rtl w:val="0"/>
              </w:rPr>
              <w:t xml:space="preserve">Grader reproduces golden content verbatim in Section A or Section B.</w:t>
            </w:r>
          </w:p>
        </w:tc>
      </w:tr>
      <w:tr>
        <w:trPr>
          <w:cantSplit w:val="0"/>
          <w:tblHeader w:val="0"/>
        </w:trPr>
        <w:tc>
          <w:tcPr>
            <w:shd w:fill="4472c4" w:val="clear"/>
          </w:tcPr>
          <w:p w:rsidR="00000000" w:rsidDel="00000000" w:rsidP="00000000" w:rsidRDefault="00000000" w:rsidRPr="00000000" w14:paraId="000002DD">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2DE">
            <w:pPr>
              <w:rPr/>
            </w:pPr>
            <w:r w:rsidDel="00000000" w:rsidR="00000000" w:rsidRPr="00000000">
              <w:rPr>
                <w:rtl w:val="0"/>
              </w:rPr>
              <w:t xml:space="preserve">Verdict (pass / fail / N/A):</w:t>
            </w:r>
          </w:p>
          <w:p w:rsidR="00000000" w:rsidDel="00000000" w:rsidP="00000000" w:rsidRDefault="00000000" w:rsidRPr="00000000" w14:paraId="000002DF">
            <w:pPr>
              <w:rPr/>
            </w:pPr>
            <w:r w:rsidDel="00000000" w:rsidR="00000000" w:rsidRPr="00000000">
              <w:rPr>
                <w:rtl w:val="0"/>
              </w:rPr>
              <w:t xml:space="preserve">Note:</w:t>
            </w:r>
          </w:p>
        </w:tc>
      </w:tr>
    </w:tbl>
    <w:p w:rsidR="00000000" w:rsidDel="00000000" w:rsidP="00000000" w:rsidRDefault="00000000" w:rsidRPr="00000000" w14:paraId="000002E0">
      <w:pPr>
        <w:spacing w:after="120" w:before="280" w:lineRule="auto"/>
        <w:rPr/>
      </w:pPr>
      <w:r w:rsidDel="00000000" w:rsidR="00000000" w:rsidRPr="00000000">
        <w:rPr>
          <w:b w:val="1"/>
          <w:bCs w:val="1"/>
          <w:color w:val="4472c4"/>
          <w:sz w:val="24"/>
          <w:szCs w:val="24"/>
          <w:rtl w:val="0"/>
        </w:rPr>
        <w:t xml:space="preserve">6.57 Section C Opening Line Exact</w:t>
      </w:r>
      <w:r w:rsidDel="00000000" w:rsidR="00000000" w:rsidRPr="00000000">
        <w:rPr>
          <w:rtl w:val="0"/>
        </w:rPr>
      </w:r>
    </w:p>
    <w:tbl>
      <w:tblPr>
        <w:tblStyle w:val="Table6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2E1">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2E2">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2E3">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2E4">
            <w:pPr>
              <w:rPr/>
            </w:pPr>
            <w:r w:rsidDel="00000000" w:rsidR="00000000" w:rsidRPr="00000000">
              <w:rPr>
                <w:rtl w:val="0"/>
              </w:rPr>
              <w:t xml:space="preserve">Section C opens with the exact framing line.</w:t>
            </w:r>
          </w:p>
        </w:tc>
      </w:tr>
      <w:tr>
        <w:trPr>
          <w:cantSplit w:val="0"/>
          <w:tblHeader w:val="0"/>
        </w:trPr>
        <w:tc>
          <w:tcPr>
            <w:shd w:fill="4472c4" w:val="clear"/>
          </w:tcPr>
          <w:p w:rsidR="00000000" w:rsidDel="00000000" w:rsidP="00000000" w:rsidRDefault="00000000" w:rsidRPr="00000000" w14:paraId="000002E5">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2E6">
            <w:pPr>
              <w:rPr/>
            </w:pPr>
            <w:r w:rsidDel="00000000" w:rsidR="00000000" w:rsidRPr="00000000">
              <w:rPr>
                <w:rtl w:val="0"/>
              </w:rPr>
              <w:t xml:space="preserve">Section C opens with 'These are patterns to reason about, not items to tick off.' verbatim.</w:t>
            </w:r>
          </w:p>
        </w:tc>
      </w:tr>
      <w:tr>
        <w:trPr>
          <w:cantSplit w:val="0"/>
          <w:tblHeader w:val="0"/>
        </w:trPr>
        <w:tc>
          <w:tcPr>
            <w:shd w:fill="4472c4" w:val="clear"/>
          </w:tcPr>
          <w:p w:rsidR="00000000" w:rsidDel="00000000" w:rsidP="00000000" w:rsidRDefault="00000000" w:rsidRPr="00000000" w14:paraId="000002E7">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2E8">
            <w:pPr>
              <w:rPr/>
            </w:pPr>
            <w:r w:rsidDel="00000000" w:rsidR="00000000" w:rsidRPr="00000000">
              <w:rPr>
                <w:rtl w:val="0"/>
              </w:rPr>
              <w:t xml:space="preserve">Section C opening framing line is paraphrased or missing.</w:t>
            </w:r>
          </w:p>
        </w:tc>
      </w:tr>
      <w:tr>
        <w:trPr>
          <w:cantSplit w:val="0"/>
          <w:tblHeader w:val="0"/>
        </w:trPr>
        <w:tc>
          <w:tcPr>
            <w:shd w:fill="4472c4" w:val="clear"/>
          </w:tcPr>
          <w:p w:rsidR="00000000" w:rsidDel="00000000" w:rsidP="00000000" w:rsidRDefault="00000000" w:rsidRPr="00000000" w14:paraId="000002E9">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2EA">
            <w:pPr>
              <w:rPr/>
            </w:pPr>
            <w:r w:rsidDel="00000000" w:rsidR="00000000" w:rsidRPr="00000000">
              <w:rPr>
                <w:rtl w:val="0"/>
              </w:rPr>
              <w:t xml:space="preserve">Verdict (pass / fail / N/A):</w:t>
            </w:r>
          </w:p>
          <w:p w:rsidR="00000000" w:rsidDel="00000000" w:rsidP="00000000" w:rsidRDefault="00000000" w:rsidRPr="00000000" w14:paraId="000002EB">
            <w:pPr>
              <w:rPr/>
            </w:pPr>
            <w:r w:rsidDel="00000000" w:rsidR="00000000" w:rsidRPr="00000000">
              <w:rPr>
                <w:rtl w:val="0"/>
              </w:rPr>
              <w:t xml:space="preserve">Note:</w:t>
            </w:r>
          </w:p>
        </w:tc>
      </w:tr>
    </w:tbl>
    <w:p w:rsidR="00000000" w:rsidDel="00000000" w:rsidP="00000000" w:rsidRDefault="00000000" w:rsidRPr="00000000" w14:paraId="000002EC">
      <w:pPr>
        <w:spacing w:after="120" w:before="280" w:lineRule="auto"/>
        <w:rPr/>
      </w:pPr>
      <w:r w:rsidDel="00000000" w:rsidR="00000000" w:rsidRPr="00000000">
        <w:rPr>
          <w:b w:val="1"/>
          <w:bCs w:val="1"/>
          <w:color w:val="4472c4"/>
          <w:sz w:val="24"/>
          <w:szCs w:val="24"/>
          <w:rtl w:val="0"/>
        </w:rPr>
        <w:t xml:space="preserve">6.58 Bands Section Opens with Reference Points Phrase</w:t>
      </w:r>
      <w:r w:rsidDel="00000000" w:rsidR="00000000" w:rsidRPr="00000000">
        <w:rPr>
          <w:rtl w:val="0"/>
        </w:rPr>
      </w:r>
    </w:p>
    <w:tbl>
      <w:tblPr>
        <w:tblStyle w:val="Table6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2ED">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2EE">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2EF">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2F0">
            <w:pPr>
              <w:rPr/>
            </w:pPr>
            <w:r w:rsidDel="00000000" w:rsidR="00000000" w:rsidRPr="00000000">
              <w:rPr>
                <w:rtl w:val="0"/>
              </w:rPr>
              <w:t xml:space="preserve">Scoring section opens with the 'reference points, not a formula' phrase.</w:t>
            </w:r>
          </w:p>
        </w:tc>
      </w:tr>
      <w:tr>
        <w:trPr>
          <w:cantSplit w:val="0"/>
          <w:tblHeader w:val="0"/>
        </w:trPr>
        <w:tc>
          <w:tcPr>
            <w:shd w:fill="4472c4" w:val="clear"/>
          </w:tcPr>
          <w:p w:rsidR="00000000" w:rsidDel="00000000" w:rsidP="00000000" w:rsidRDefault="00000000" w:rsidRPr="00000000" w14:paraId="000002F1">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2F2">
            <w:pPr>
              <w:rPr/>
            </w:pPr>
            <w:r w:rsidDel="00000000" w:rsidR="00000000" w:rsidRPr="00000000">
              <w:rPr>
                <w:rtl w:val="0"/>
              </w:rPr>
              <w:t xml:space="preserve">Scoring section opens with 'Provide a single 0.0 to 1.0 score with reasoning. The bands below are reference points, not a formula.' or close variant.</w:t>
            </w:r>
          </w:p>
        </w:tc>
      </w:tr>
      <w:tr>
        <w:trPr>
          <w:cantSplit w:val="0"/>
          <w:tblHeader w:val="0"/>
        </w:trPr>
        <w:tc>
          <w:tcPr>
            <w:shd w:fill="4472c4" w:val="clear"/>
          </w:tcPr>
          <w:p w:rsidR="00000000" w:rsidDel="00000000" w:rsidP="00000000" w:rsidRDefault="00000000" w:rsidRPr="00000000" w14:paraId="000002F3">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2F4">
            <w:pPr>
              <w:rPr/>
            </w:pPr>
            <w:r w:rsidDel="00000000" w:rsidR="00000000" w:rsidRPr="00000000">
              <w:rPr>
                <w:rtl w:val="0"/>
              </w:rPr>
              <w:t xml:space="preserve">Scoring section is missing the reference points phrase.</w:t>
            </w:r>
          </w:p>
        </w:tc>
      </w:tr>
      <w:tr>
        <w:trPr>
          <w:cantSplit w:val="0"/>
          <w:tblHeader w:val="0"/>
        </w:trPr>
        <w:tc>
          <w:tcPr>
            <w:shd w:fill="4472c4" w:val="clear"/>
          </w:tcPr>
          <w:p w:rsidR="00000000" w:rsidDel="00000000" w:rsidP="00000000" w:rsidRDefault="00000000" w:rsidRPr="00000000" w14:paraId="000002F5">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2F6">
            <w:pPr>
              <w:rPr/>
            </w:pPr>
            <w:r w:rsidDel="00000000" w:rsidR="00000000" w:rsidRPr="00000000">
              <w:rPr>
                <w:rtl w:val="0"/>
              </w:rPr>
              <w:t xml:space="preserve">Verdict (pass / fail / N/A):</w:t>
            </w:r>
          </w:p>
          <w:p w:rsidR="00000000" w:rsidDel="00000000" w:rsidP="00000000" w:rsidRDefault="00000000" w:rsidRPr="00000000" w14:paraId="000002F7">
            <w:pPr>
              <w:rPr/>
            </w:pPr>
            <w:r w:rsidDel="00000000" w:rsidR="00000000" w:rsidRPr="00000000">
              <w:rPr>
                <w:rtl w:val="0"/>
              </w:rPr>
              <w:t xml:space="preserve">Note:</w:t>
            </w:r>
          </w:p>
        </w:tc>
      </w:tr>
    </w:tbl>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Vyqxmr+BOkoFoNw3zSx/2NGsrw==">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