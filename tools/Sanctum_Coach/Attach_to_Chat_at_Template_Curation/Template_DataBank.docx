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7" w:type="default"/>
          <w:pgSz w:h="15840" w:w="12240" w:orient="portrait"/>
          <w:pgMar w:bottom="1440" w:top="1440" w:left="1440" w:right="1440" w:header="720" w:footer="720"/>
          <w:pgNumType w:start="1"/>
        </w:sectPr>
      </w:pPr>
      <w:bookmarkStart w:colFirst="0" w:colLast="0" w:name="_heading=h.8xnumi7hx5sm" w:id="0"/>
      <w:bookmarkEnd w:id="0"/>
      <w:r w:rsidDel="00000000" w:rsidR="00000000" w:rsidRPr="00000000">
        <w:rPr>
          <w:b w:val="1"/>
          <w:bCs w:val="1"/>
          <w:sz w:val="52"/>
          <w:rtl w:val="0"/>
        </w:rPr>
        <w:t xml:space="preserve">🏥</w:t>
      </w: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Inpatient Core</w:t>
      </w:r>
      <w:r w:rsidDel="00000000" w:rsidR="00000000" w:rsidRPr="00000000">
        <w:rPr>
          <w:sz w:val="52"/>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i2f5090iru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 PHYSICIAN NOTE</w:t>
      </w:r>
      <w:r w:rsidDel="00000000" w:rsidR="00000000" w:rsidRPr="00000000">
        <w:rPr>
          <w:sz w:val="52"/>
          <w:rtl w:val="0"/>
        </w:rPr>
      </w:r>
    </w:p>
    <w:p w:rsidR="00000000" w:rsidDel="00000000" w:rsidP="00000000" w:rsidRDefault="00000000" w:rsidRPr="00000000" w14:paraId="00000004">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ED PHYSICIAN NOTE</w:t>
      </w:r>
      <w:r w:rsidDel="00000000" w:rsidR="00000000" w:rsidRPr="00000000">
        <w:rPr>
          <w:rtl w:val="0"/>
        </w:rPr>
      </w:r>
    </w:p>
    <w:p w:rsidR="00000000" w:rsidDel="00000000" w:rsidP="00000000" w:rsidRDefault="00000000" w:rsidRPr="00000000" w14:paraId="00000005">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1-2 pages</w:t>
      </w:r>
      <w:r w:rsidDel="00000000" w:rsidR="00000000" w:rsidRPr="00000000">
        <w:rPr>
          <w:rtl w:val="0"/>
        </w:rPr>
      </w:r>
    </w:p>
    <w:p w:rsidR="00000000" w:rsidDel="00000000" w:rsidP="00000000" w:rsidRDefault="00000000" w:rsidRPr="00000000" w14:paraId="00000006">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ED Physician Note</w:t>
      </w:r>
      <w:r w:rsidDel="00000000" w:rsidR="00000000" w:rsidRPr="00000000">
        <w:rPr>
          <w:rtl w:val="0"/>
        </w:rPr>
      </w:r>
    </w:p>
    <w:p w:rsidR="00000000" w:rsidDel="00000000" w:rsidP="00000000" w:rsidRDefault="00000000" w:rsidRPr="00000000" w14:paraId="0000000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Emergency | [Date Time]</w:t>
      </w:r>
    </w:p>
    <w:p w:rsidR="00000000" w:rsidDel="00000000" w:rsidP="00000000" w:rsidRDefault="00000000" w:rsidRPr="00000000" w14:paraId="0000000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00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EMERGENCY DEPARTMENT PHYSICIAN NOTE</w:t>
      </w:r>
      <w:r w:rsidDel="00000000" w:rsidR="00000000" w:rsidRPr="00000000">
        <w:rPr>
          <w:rtl w:val="0"/>
        </w:rPr>
      </w:r>
    </w:p>
    <w:p w:rsidR="00000000" w:rsidDel="00000000" w:rsidP="00000000" w:rsidRDefault="00000000" w:rsidRPr="00000000" w14:paraId="0000000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00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00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CHIEF COMPLAINT: [1-line CC]</w:t>
      </w:r>
      <w:r w:rsidDel="00000000" w:rsidR="00000000" w:rsidRPr="00000000">
        <w:rPr>
          <w:rtl w:val="0"/>
        </w:rPr>
      </w:r>
    </w:p>
    <w:p w:rsidR="00000000" w:rsidDel="00000000" w:rsidP="00000000" w:rsidRDefault="00000000" w:rsidRPr="00000000" w14:paraId="0000000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 OF PRESENT ILLNESS:</w:t>
      </w:r>
      <w:r w:rsidDel="00000000" w:rsidR="00000000" w:rsidRPr="00000000">
        <w:rPr>
          <w:rtl w:val="0"/>
        </w:rPr>
      </w:r>
    </w:p>
    <w:p w:rsidR="00000000" w:rsidDel="00000000" w:rsidP="00000000" w:rsidRDefault="00000000" w:rsidRPr="00000000" w14:paraId="00000011">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 paragraph. Age/sex, brief PMH, presenting complaint with timeline, pertinent positives and negatives. ED physicians write fast. Information gaps are realistic — the patient may be a poor historian, arrive alone, or be too ill for a full history.]</w:t>
      </w:r>
      <w:r w:rsidDel="00000000" w:rsidR="00000000" w:rsidRPr="00000000">
        <w:rPr>
          <w:rtl w:val="0"/>
        </w:rPr>
      </w:r>
    </w:p>
    <w:p w:rsidR="00000000" w:rsidDel="00000000" w:rsidP="00000000" w:rsidRDefault="00000000" w:rsidRPr="00000000" w14:paraId="0000001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 y/o [sex] with PMH significant for [relevant PMH] presents with [duration] of [symptoms]. [Pertinent positives/negatives]. [Any collateral history or lack thereof].</w:t>
      </w:r>
    </w:p>
    <w:p w:rsidR="00000000" w:rsidDel="00000000" w:rsidP="00000000" w:rsidRDefault="00000000" w:rsidRPr="00000000" w14:paraId="0000001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ALLERGIES: [Drug] — [REACTION]</w:t>
      </w:r>
      <w:r w:rsidDel="00000000" w:rsidR="00000000" w:rsidRPr="00000000">
        <w:rPr>
          <w:rtl w:val="0"/>
        </w:rPr>
      </w:r>
    </w:p>
    <w:p w:rsidR="00000000" w:rsidDel="00000000" w:rsidP="00000000" w:rsidRDefault="00000000" w:rsidRPr="00000000" w14:paraId="0000001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MEDICATIONS (per patient report — [note completeness]):</w:t>
      </w:r>
      <w:r w:rsidDel="00000000" w:rsidR="00000000" w:rsidRPr="00000000">
        <w:rPr>
          <w:rtl w:val="0"/>
        </w:rPr>
      </w:r>
    </w:p>
    <w:p w:rsidR="00000000" w:rsidDel="00000000" w:rsidP="00000000" w:rsidRDefault="00000000" w:rsidRPr="00000000" w14:paraId="0000001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[ED med lists are often incomplete. The patient may describe medications by color, shape, or purpose rather than name. Document exactly what the patient says. This is a realistic documentation gap.]</w:t>
      </w:r>
      <w:r w:rsidDel="00000000" w:rsidR="00000000" w:rsidRPr="00000000">
        <w:rPr>
          <w:rtl w:val="0"/>
        </w:rPr>
      </w:r>
    </w:p>
    <w:p w:rsidR="00000000" w:rsidDel="00000000" w:rsidP="00000000" w:rsidRDefault="00000000" w:rsidRPr="00000000" w14:paraId="0000001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[What patient says — e.g., "Blood thinner" (thinks apixaban)]</w:t>
      </w:r>
    </w:p>
    <w:p w:rsidR="00000000" w:rsidDel="00000000" w:rsidP="00000000" w:rsidRDefault="00000000" w:rsidRPr="00000000" w14:paraId="0000001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["Heart pills" — unclear]</w:t>
      </w:r>
    </w:p>
    <w:p w:rsidR="00000000" w:rsidDel="00000000" w:rsidP="00000000" w:rsidRDefault="00000000" w:rsidRPr="00000000" w14:paraId="0000001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[Several others patient cannot recall]</w:t>
      </w:r>
    </w:p>
    <w:p w:rsidR="00000000" w:rsidDel="00000000" w:rsidP="00000000" w:rsidRDefault="00000000" w:rsidRPr="00000000" w14:paraId="0000001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VITAL SIGNS:</w:t>
      </w:r>
      <w:r w:rsidDel="00000000" w:rsidR="00000000" w:rsidRPr="00000000">
        <w:rPr>
          <w:rtl w:val="0"/>
        </w:rPr>
      </w:r>
    </w:p>
    <w:p w:rsidR="00000000" w:rsidDel="00000000" w:rsidP="00000000" w:rsidRDefault="00000000" w:rsidRPr="00000000" w14:paraId="0000001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HR [x] | BP [x/x] | RR [x] | Temp [x]°F | SpO2 [x]% on [RA/xL NC] | Wt [x] kg</w:t>
      </w:r>
    </w:p>
    <w:p w:rsidR="00000000" w:rsidDel="00000000" w:rsidP="00000000" w:rsidRDefault="00000000" w:rsidRPr="00000000" w14:paraId="0000001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020">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5-8 lines. ED exams are focused on the chief complaint.]</w:t>
      </w:r>
      <w:r w:rsidDel="00000000" w:rsidR="00000000" w:rsidRPr="00000000">
        <w:rPr>
          <w:rtl w:val="0"/>
        </w:rPr>
      </w:r>
    </w:p>
    <w:p w:rsidR="00000000" w:rsidDel="00000000" w:rsidP="00000000" w:rsidRDefault="00000000" w:rsidRPr="00000000" w14:paraId="0000002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General: [1 line]</w:t>
      </w:r>
    </w:p>
    <w:p w:rsidR="00000000" w:rsidDel="00000000" w:rsidP="00000000" w:rsidRDefault="00000000" w:rsidRPr="00000000" w14:paraId="0000002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Lungs: [1 line]</w:t>
      </w:r>
    </w:p>
    <w:p w:rsidR="00000000" w:rsidDel="00000000" w:rsidP="00000000" w:rsidRDefault="00000000" w:rsidRPr="00000000" w14:paraId="0000002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CV: [1 line]</w:t>
      </w:r>
    </w:p>
    <w:p w:rsidR="00000000" w:rsidDel="00000000" w:rsidP="00000000" w:rsidRDefault="00000000" w:rsidRPr="00000000" w14:paraId="0000002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Ext: [1 line]</w:t>
      </w:r>
    </w:p>
    <w:p w:rsidR="00000000" w:rsidDel="00000000" w:rsidP="00000000" w:rsidRDefault="00000000" w:rsidRPr="00000000" w14:paraId="0000002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Neuro: [1 line]</w:t>
      </w:r>
    </w:p>
    <w:p w:rsidR="00000000" w:rsidDel="00000000" w:rsidP="00000000" w:rsidRDefault="00000000" w:rsidRPr="00000000" w14:paraId="0000002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DIAGNOSTICS:</w:t>
      </w:r>
      <w:r w:rsidDel="00000000" w:rsidR="00000000" w:rsidRPr="00000000">
        <w:rPr>
          <w:rtl w:val="0"/>
        </w:rPr>
      </w:r>
    </w:p>
    <w:p w:rsidR="00000000" w:rsidDel="00000000" w:rsidP="00000000" w:rsidRDefault="00000000" w:rsidRPr="00000000" w14:paraId="0000002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[Results only, terse. No reference ranges. No tables.]</w:t>
      </w:r>
      <w:r w:rsidDel="00000000" w:rsidR="00000000" w:rsidRPr="00000000">
        <w:rPr>
          <w:rtl w:val="0"/>
        </w:rPr>
      </w:r>
    </w:p>
    <w:p w:rsidR="00000000" w:rsidDel="00000000" w:rsidP="00000000" w:rsidRDefault="00000000" w:rsidRPr="00000000" w14:paraId="0000002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CXR: [1-line interpretation]</w:t>
      </w:r>
    </w:p>
    <w:p w:rsidR="00000000" w:rsidDel="00000000" w:rsidP="00000000" w:rsidRDefault="00000000" w:rsidRPr="00000000" w14:paraId="0000002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ECG: [1-line interpretation]</w:t>
      </w:r>
    </w:p>
    <w:p w:rsidR="00000000" w:rsidDel="00000000" w:rsidP="00000000" w:rsidRDefault="00000000" w:rsidRPr="00000000" w14:paraId="0000002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Labs: [Relevant values inline — e.g., WBC 13.2, Hgb 11.2, Cr 1.6, BNP 480]</w:t>
      </w:r>
    </w:p>
    <w:p w:rsidR="00000000" w:rsidDel="00000000" w:rsidP="00000000" w:rsidRDefault="00000000" w:rsidRPr="00000000" w14:paraId="0000002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MEDICAL DECISION MAKING:</w:t>
      </w:r>
      <w:r w:rsidDel="00000000" w:rsidR="00000000" w:rsidRPr="00000000">
        <w:rPr>
          <w:rtl w:val="0"/>
        </w:rPr>
      </w:r>
    </w:p>
    <w:p w:rsidR="00000000" w:rsidDel="00000000" w:rsidP="00000000" w:rsidRDefault="00000000" w:rsidRPr="00000000" w14:paraId="0000002E">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 paragraph. What the ED physician thinks is going on and why.]</w:t>
      </w:r>
      <w:r w:rsidDel="00000000" w:rsidR="00000000" w:rsidRPr="00000000">
        <w:rPr>
          <w:rtl w:val="0"/>
        </w:rPr>
      </w:r>
    </w:p>
    <w:p w:rsidR="00000000" w:rsidDel="00000000" w:rsidP="00000000" w:rsidRDefault="00000000" w:rsidRPr="00000000" w14:paraId="0000002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[Assessment of most likely diagnosis. Key reasoning. What was considered and ruled out.]</w:t>
      </w:r>
    </w:p>
    <w:p w:rsidR="00000000" w:rsidDel="00000000" w:rsidP="00000000" w:rsidRDefault="00000000" w:rsidRPr="00000000" w14:paraId="0000003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ED MANAGEMENT:</w:t>
      </w:r>
      <w:r w:rsidDel="00000000" w:rsidR="00000000" w:rsidRPr="00000000">
        <w:rPr>
          <w:rtl w:val="0"/>
        </w:rPr>
      </w:r>
    </w:p>
    <w:p w:rsidR="00000000" w:rsidDel="00000000" w:rsidP="00000000" w:rsidRDefault="00000000" w:rsidRPr="00000000" w14:paraId="0000003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[Intervention — med, dose, route]</w:t>
      </w:r>
    </w:p>
    <w:p w:rsidR="00000000" w:rsidDel="00000000" w:rsidP="00000000" w:rsidRDefault="00000000" w:rsidRPr="00000000" w14:paraId="0000003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[Intervention]</w:t>
      </w:r>
    </w:p>
    <w:p w:rsidR="00000000" w:rsidDel="00000000" w:rsidP="00000000" w:rsidRDefault="00000000" w:rsidRPr="00000000" w14:paraId="0000003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DISPOSITION: [Admit to X / Discharge / Transfer]</w:t>
      </w:r>
      <w:r w:rsidDel="00000000" w:rsidR="00000000" w:rsidRPr="00000000">
        <w:rPr>
          <w:rtl w:val="0"/>
        </w:rPr>
      </w:r>
    </w:p>
    <w:p w:rsidR="00000000" w:rsidDel="00000000" w:rsidP="00000000" w:rsidRDefault="00000000" w:rsidRPr="00000000" w14:paraId="0000003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[Optional: note about family arrival, medication list provided, or other collateral.]</w:t>
      </w:r>
      <w:r w:rsidDel="00000000" w:rsidR="00000000" w:rsidRPr="00000000">
        <w:rPr>
          <w:rtl w:val="0"/>
        </w:rPr>
      </w:r>
    </w:p>
    <w:p w:rsidR="00000000" w:rsidDel="00000000" w:rsidP="00000000" w:rsidRDefault="00000000" w:rsidRPr="00000000" w14:paraId="0000003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[NOTE: Any relevant collateral — e.g., family provided handwritten medication list, scanned into chart]</w:t>
      </w:r>
    </w:p>
    <w:p w:rsidR="00000000" w:rsidDel="00000000" w:rsidP="00000000" w:rsidRDefault="00000000" w:rsidRPr="00000000" w14:paraId="0000003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03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03C">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D">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flx2vxoq2ku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ADMISSION H&amp;P</w:t>
      </w:r>
      <w:r w:rsidDel="00000000" w:rsidR="00000000" w:rsidRPr="00000000">
        <w:rPr>
          <w:sz w:val="52"/>
          <w:rtl w:val="0"/>
        </w:rPr>
      </w:r>
    </w:p>
    <w:p w:rsidR="00000000" w:rsidDel="00000000" w:rsidP="00000000" w:rsidRDefault="00000000" w:rsidRPr="00000000" w14:paraId="0000003F">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ADMISSION H&amp;P</w:t>
      </w:r>
      <w:r w:rsidDel="00000000" w:rsidR="00000000" w:rsidRPr="00000000">
        <w:rPr>
          <w:rtl w:val="0"/>
        </w:rPr>
      </w:r>
    </w:p>
    <w:p w:rsidR="00000000" w:rsidDel="00000000" w:rsidP="00000000" w:rsidRDefault="00000000" w:rsidRPr="00000000" w14:paraId="00000040">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2-3 pages</w:t>
      </w:r>
      <w:r w:rsidDel="00000000" w:rsidR="00000000" w:rsidRPr="00000000">
        <w:rPr>
          <w:rtl w:val="0"/>
        </w:rPr>
      </w:r>
    </w:p>
    <w:p w:rsidR="00000000" w:rsidDel="00000000" w:rsidP="00000000" w:rsidRDefault="00000000" w:rsidRPr="00000000" w14:paraId="00000041">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H&amp;P — [TRAINEE LEVEL]</w:t>
      </w:r>
      <w:r w:rsidDel="00000000" w:rsidR="00000000" w:rsidRPr="00000000">
        <w:rPr>
          <w:rtl w:val="0"/>
        </w:rPr>
      </w:r>
    </w:p>
    <w:p w:rsidR="00000000" w:rsidDel="00000000" w:rsidP="00000000" w:rsidRDefault="00000000" w:rsidRPr="00000000" w14:paraId="0000004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[Service] | [Date Time]</w:t>
      </w:r>
    </w:p>
    <w:p w:rsidR="00000000" w:rsidDel="00000000" w:rsidP="00000000" w:rsidRDefault="00000000" w:rsidRPr="00000000" w14:paraId="0000004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04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 AND PHYSICAL — ADMISSION NOTE</w:t>
      </w:r>
      <w:r w:rsidDel="00000000" w:rsidR="00000000" w:rsidRPr="00000000">
        <w:rPr>
          <w:rtl w:val="0"/>
        </w:rPr>
      </w:r>
    </w:p>
    <w:p w:rsidR="00000000" w:rsidDel="00000000" w:rsidP="00000000" w:rsidRDefault="00000000" w:rsidRPr="00000000" w14:paraId="0000004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04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 Training Level] | Attending: [Name]</w:t>
      </w:r>
    </w:p>
    <w:p w:rsidR="00000000" w:rsidDel="00000000" w:rsidP="00000000" w:rsidRDefault="00000000" w:rsidRPr="00000000" w14:paraId="0000004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CHIEF COMPLAINT: [1-line CC]</w:t>
      </w:r>
      <w:r w:rsidDel="00000000" w:rsidR="00000000" w:rsidRPr="00000000">
        <w:rPr>
          <w:rtl w:val="0"/>
        </w:rPr>
      </w:r>
    </w:p>
    <w:p w:rsidR="00000000" w:rsidDel="00000000" w:rsidP="00000000" w:rsidRDefault="00000000" w:rsidRPr="00000000" w14:paraId="0000004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 OF PRESENT ILLNESS:</w:t>
      </w:r>
      <w:r w:rsidDel="00000000" w:rsidR="00000000" w:rsidRPr="00000000">
        <w:rPr>
          <w:rtl w:val="0"/>
        </w:rPr>
      </w:r>
    </w:p>
    <w:p w:rsidR="00000000" w:rsidDel="00000000" w:rsidP="00000000" w:rsidRDefault="00000000" w:rsidRPr="00000000" w14:paraId="0000004C">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[1-2 paragraphs. Age/sex, PMH summary in parenthetical, presenting symptoms with timeline, pertinent positives/negatives, ED workup summary.]</w:t>
      </w:r>
      <w:r w:rsidDel="00000000" w:rsidR="00000000" w:rsidRPr="00000000">
        <w:rPr>
          <w:rtl w:val="0"/>
        </w:rPr>
      </w:r>
    </w:p>
    <w:p w:rsidR="00000000" w:rsidDel="00000000" w:rsidP="00000000" w:rsidRDefault="00000000" w:rsidRPr="00000000" w14:paraId="0000004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 y/o [sex] with PMH significant for [relevant PMH] who presented to the ED with [duration] of [symptoms]. [Clinical narrative]. ED workup significant for [key findings]. Admitted for [reason].</w:t>
      </w:r>
    </w:p>
    <w:p w:rsidR="00000000" w:rsidDel="00000000" w:rsidP="00000000" w:rsidRDefault="00000000" w:rsidRPr="00000000" w14:paraId="0000004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PAST MEDICAL HISTORY: [list or 'As above.']</w:t>
      </w:r>
      <w:r w:rsidDel="00000000" w:rsidR="00000000" w:rsidRPr="00000000">
        <w:rPr>
          <w:rtl w:val="0"/>
        </w:rPr>
      </w:r>
    </w:p>
    <w:p w:rsidR="00000000" w:rsidDel="00000000" w:rsidP="00000000" w:rsidRDefault="00000000" w:rsidRPr="00000000" w14:paraId="0000005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PAST SURGICAL HISTORY: [Procedure (year), Procedure (year)]</w:t>
      </w:r>
      <w:r w:rsidDel="00000000" w:rsidR="00000000" w:rsidRPr="00000000">
        <w:rPr>
          <w:rtl w:val="0"/>
        </w:rPr>
      </w:r>
    </w:p>
    <w:p w:rsidR="00000000" w:rsidDel="00000000" w:rsidP="00000000" w:rsidRDefault="00000000" w:rsidRPr="00000000" w14:paraId="0000005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ALLERGIES: [Drug] — [reaction]</w:t>
      </w:r>
      <w:r w:rsidDel="00000000" w:rsidR="00000000" w:rsidRPr="00000000">
        <w:rPr>
          <w:rtl w:val="0"/>
        </w:rPr>
      </w:r>
    </w:p>
    <w:p w:rsidR="00000000" w:rsidDel="00000000" w:rsidP="00000000" w:rsidRDefault="00000000" w:rsidRPr="00000000" w14:paraId="0000005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HOME MEDICATIONS:</w:t>
      </w:r>
      <w:r w:rsidDel="00000000" w:rsidR="00000000" w:rsidRPr="00000000">
        <w:rPr>
          <w:rtl w:val="0"/>
        </w:rPr>
      </w:r>
    </w:p>
    <w:p w:rsidR="00000000" w:rsidDel="00000000" w:rsidP="00000000" w:rsidRDefault="00000000" w:rsidRPr="00000000" w14:paraId="00000054">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[Numbered list. One line per med: Name Dose Route Frequency — indication. Include ALL home meds, OTC, supplements, topicals. This is the definitive reconciliation source — every home medication must appear here.]</w:t>
      </w:r>
      <w:r w:rsidDel="00000000" w:rsidR="00000000" w:rsidRPr="00000000">
        <w:rPr>
          <w:rtl w:val="0"/>
        </w:rPr>
      </w:r>
    </w:p>
    <w:p w:rsidR="00000000" w:rsidDel="00000000" w:rsidP="00000000" w:rsidRDefault="00000000" w:rsidRPr="00000000" w14:paraId="0000005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[Medication] [dose] [route] [frequency] — [indication]</w:t>
      </w:r>
    </w:p>
    <w:p w:rsidR="00000000" w:rsidDel="00000000" w:rsidP="00000000" w:rsidRDefault="00000000" w:rsidRPr="00000000" w14:paraId="0000005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[Medication] [dose] [route] [frequency] — [indication]</w:t>
      </w:r>
    </w:p>
    <w:p w:rsidR="00000000" w:rsidDel="00000000" w:rsidP="00000000" w:rsidRDefault="00000000" w:rsidRPr="00000000" w14:paraId="0000005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05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Vitals: HR [x] | BP [x/x] | RR [x] | Temp [x]°F | SpO2 [x]% on [x] | Wt [x] kg</w:t>
      </w:r>
    </w:p>
    <w:p w:rsidR="00000000" w:rsidDel="00000000" w:rsidP="00000000" w:rsidRDefault="00000000" w:rsidRPr="00000000" w14:paraId="0000005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General: [1 line]</w:t>
      </w:r>
    </w:p>
    <w:p w:rsidR="00000000" w:rsidDel="00000000" w:rsidP="00000000" w:rsidRDefault="00000000" w:rsidRPr="00000000" w14:paraId="0000005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HEENT: [1 line]</w:t>
      </w:r>
    </w:p>
    <w:p w:rsidR="00000000" w:rsidDel="00000000" w:rsidP="00000000" w:rsidRDefault="00000000" w:rsidRPr="00000000" w14:paraId="0000005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Lungs: [1 line]</w:t>
      </w:r>
    </w:p>
    <w:p w:rsidR="00000000" w:rsidDel="00000000" w:rsidP="00000000" w:rsidRDefault="00000000" w:rsidRPr="00000000" w14:paraId="0000005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CV: [1 line]</w:t>
      </w:r>
    </w:p>
    <w:p w:rsidR="00000000" w:rsidDel="00000000" w:rsidP="00000000" w:rsidRDefault="00000000" w:rsidRPr="00000000" w14:paraId="0000005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Abdomen: [1 line]</w:t>
      </w:r>
    </w:p>
    <w:p w:rsidR="00000000" w:rsidDel="00000000" w:rsidP="00000000" w:rsidRDefault="00000000" w:rsidRPr="00000000" w14:paraId="0000006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Ext: [1 line]</w:t>
      </w:r>
    </w:p>
    <w:p w:rsidR="00000000" w:rsidDel="00000000" w:rsidP="00000000" w:rsidRDefault="00000000" w:rsidRPr="00000000" w14:paraId="0000006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Neuro: [1 line]</w:t>
      </w:r>
    </w:p>
    <w:p w:rsidR="00000000" w:rsidDel="00000000" w:rsidP="00000000" w:rsidRDefault="00000000" w:rsidRPr="00000000" w14:paraId="0000006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LABS ([time] draw):</w:t>
      </w:r>
      <w:r w:rsidDel="00000000" w:rsidR="00000000" w:rsidRPr="00000000">
        <w:rPr>
          <w:rtl w:val="0"/>
        </w:rPr>
      </w:r>
    </w:p>
    <w:p w:rsidR="00000000" w:rsidDel="00000000" w:rsidP="00000000" w:rsidRDefault="00000000" w:rsidRPr="00000000" w14:paraId="0000006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 | [K] | [Cl] | [CO2] | [BUN] | [Cr] | [Glucose]</w:t>
      </w:r>
    </w:p>
    <w:p w:rsidR="00000000" w:rsidDel="00000000" w:rsidP="00000000" w:rsidRDefault="00000000" w:rsidRPr="00000000" w14:paraId="0000006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[WBC] | [Hgb] | [Plt]</w:t>
      </w:r>
    </w:p>
    <w:p w:rsidR="00000000" w:rsidDel="00000000" w:rsidP="00000000" w:rsidRDefault="00000000" w:rsidRPr="00000000" w14:paraId="0000006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[Other relevant: BNP, troponin, lactate, etc.]</w:t>
      </w:r>
    </w:p>
    <w:p w:rsidR="00000000" w:rsidDel="00000000" w:rsidP="00000000" w:rsidRDefault="00000000" w:rsidRPr="00000000" w14:paraId="0000006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06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[Numbered problem list. Each problem: 1-line assessment then dash-indented plan items. Terse. Use abbreviations.]</w:t>
      </w:r>
      <w:r w:rsidDel="00000000" w:rsidR="00000000" w:rsidRPr="00000000">
        <w:rPr>
          <w:rtl w:val="0"/>
        </w:rPr>
      </w:r>
    </w:p>
    <w:p w:rsidR="00000000" w:rsidDel="00000000" w:rsidP="00000000" w:rsidRDefault="00000000" w:rsidRPr="00000000" w14:paraId="0000006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[Problem] — [brief assessment]</w:t>
      </w:r>
    </w:p>
    <w:p w:rsidR="00000000" w:rsidDel="00000000" w:rsidP="00000000" w:rsidRDefault="00000000" w:rsidRPr="00000000" w14:paraId="0000006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06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06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[Problem]</w:t>
      </w:r>
    </w:p>
    <w:p w:rsidR="00000000" w:rsidDel="00000000" w:rsidP="00000000" w:rsidRDefault="00000000" w:rsidRPr="00000000" w14:paraId="0000006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06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 (Training Level)]</w:t>
      </w:r>
    </w:p>
    <w:p w:rsidR="00000000" w:rsidDel="00000000" w:rsidP="00000000" w:rsidRDefault="00000000" w:rsidRPr="00000000" w14:paraId="0000007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Cosigned by: [Attending Name, MD (Attending)]</w:t>
      </w:r>
    </w:p>
    <w:p w:rsidR="00000000" w:rsidDel="00000000" w:rsidP="00000000" w:rsidRDefault="00000000" w:rsidRPr="00000000" w14:paraId="0000007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074">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ex7tw85wah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PROGRESS NOTE</w:t>
      </w:r>
      <w:r w:rsidDel="00000000" w:rsidR="00000000" w:rsidRPr="00000000">
        <w:rPr>
          <w:sz w:val="52"/>
          <w:rtl w:val="0"/>
        </w:rPr>
      </w:r>
    </w:p>
    <w:p w:rsidR="00000000" w:rsidDel="00000000" w:rsidP="00000000" w:rsidRDefault="00000000" w:rsidRPr="00000000" w14:paraId="00000076">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PROGRESS NOTE</w:t>
      </w:r>
      <w:r w:rsidDel="00000000" w:rsidR="00000000" w:rsidRPr="00000000">
        <w:rPr>
          <w:rtl w:val="0"/>
        </w:rPr>
      </w:r>
    </w:p>
    <w:p w:rsidR="00000000" w:rsidDel="00000000" w:rsidP="00000000" w:rsidRDefault="00000000" w:rsidRPr="00000000" w14:paraId="00000077">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&lt;1 page</w:t>
      </w:r>
      <w:r w:rsidDel="00000000" w:rsidR="00000000" w:rsidRPr="00000000">
        <w:rPr>
          <w:rtl w:val="0"/>
        </w:rPr>
      </w:r>
    </w:p>
    <w:p w:rsidR="00000000" w:rsidDel="00000000" w:rsidP="00000000" w:rsidRDefault="00000000" w:rsidRPr="00000000" w14:paraId="00000078">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[Service] Progress Note</w:t>
      </w:r>
      <w:r w:rsidDel="00000000" w:rsidR="00000000" w:rsidRPr="00000000">
        <w:rPr>
          <w:rtl w:val="0"/>
        </w:rPr>
      </w:r>
    </w:p>
    <w:p w:rsidR="00000000" w:rsidDel="00000000" w:rsidP="00000000" w:rsidRDefault="00000000" w:rsidRPr="00000000" w14:paraId="0000007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[Service] | [Date Time]</w:t>
      </w:r>
    </w:p>
    <w:p w:rsidR="00000000" w:rsidDel="00000000" w:rsidP="00000000" w:rsidRDefault="00000000" w:rsidRPr="00000000" w14:paraId="0000007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07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[SERVICE] PROGRESS NOTE</w:t>
      </w:r>
      <w:r w:rsidDel="00000000" w:rsidR="00000000" w:rsidRPr="00000000">
        <w:rPr>
          <w:rtl w:val="0"/>
        </w:rPr>
      </w:r>
    </w:p>
    <w:p w:rsidR="00000000" w:rsidDel="00000000" w:rsidP="00000000" w:rsidRDefault="00000000" w:rsidRPr="00000000" w14:paraId="0000007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07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HD #[x] | Provider: [Name, Credentials]</w:t>
      </w:r>
    </w:p>
    <w:p w:rsidR="00000000" w:rsidDel="00000000" w:rsidP="00000000" w:rsidRDefault="00000000" w:rsidRPr="00000000" w14:paraId="0000007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0">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[This template covers all progress notes — daytime, evening, and overnight. Covering/cross-cover notes written by a provider who is not the primary team use the same format but tend to be shorter (5-15 lines for a comfort check or nursing callback vs. a full morning progress note).]</w:t>
      </w:r>
      <w:r w:rsidDel="00000000" w:rsidR="00000000" w:rsidRPr="00000000">
        <w:rPr>
          <w:rtl w:val="0"/>
        </w:rPr>
      </w:r>
    </w:p>
    <w:p w:rsidR="00000000" w:rsidDel="00000000" w:rsidP="00000000" w:rsidRDefault="00000000" w:rsidRPr="00000000" w14:paraId="0000008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SUBJECTIVE:</w:t>
      </w:r>
      <w:r w:rsidDel="00000000" w:rsidR="00000000" w:rsidRPr="00000000">
        <w:rPr>
          <w:rtl w:val="0"/>
        </w:rPr>
      </w:r>
    </w:p>
    <w:p w:rsidR="00000000" w:rsidDel="00000000" w:rsidP="00000000" w:rsidRDefault="00000000" w:rsidRPr="00000000" w14:paraId="00000083">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[2-4 sentences. What the patient reports, overnight events, interval changes.]</w:t>
      </w:r>
      <w:r w:rsidDel="00000000" w:rsidR="00000000" w:rsidRPr="00000000">
        <w:rPr>
          <w:rtl w:val="0"/>
        </w:rPr>
      </w:r>
    </w:p>
    <w:p w:rsidR="00000000" w:rsidDel="00000000" w:rsidP="00000000" w:rsidRDefault="00000000" w:rsidRPr="00000000" w14:paraId="0000008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reports/denies]. [Overnight events]. [Relevant interval changes].</w:t>
      </w:r>
    </w:p>
    <w:p w:rsidR="00000000" w:rsidDel="00000000" w:rsidP="00000000" w:rsidRDefault="00000000" w:rsidRPr="00000000" w14:paraId="0000008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VITALS: HR [x] | BP [x/x] | RR [x] | SpO2 [x]% on [x] | Wt [x] kg</w:t>
      </w:r>
      <w:r w:rsidDel="00000000" w:rsidR="00000000" w:rsidRPr="00000000">
        <w:rPr>
          <w:rtl w:val="0"/>
        </w:rPr>
      </w:r>
    </w:p>
    <w:p w:rsidR="00000000" w:rsidDel="00000000" w:rsidP="00000000" w:rsidRDefault="00000000" w:rsidRPr="00000000" w14:paraId="0000008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LABS ([time]):</w:t>
      </w:r>
      <w:r w:rsidDel="00000000" w:rsidR="00000000" w:rsidRPr="00000000">
        <w:rPr>
          <w:rtl w:val="0"/>
        </w:rPr>
      </w:r>
    </w:p>
    <w:p w:rsidR="00000000" w:rsidDel="00000000" w:rsidP="00000000" w:rsidRDefault="00000000" w:rsidRPr="00000000" w14:paraId="0000008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[Relevant values only — not a full panel unless significant changes]</w:t>
      </w:r>
    </w:p>
    <w:p w:rsidR="00000000" w:rsidDel="00000000" w:rsidP="00000000" w:rsidRDefault="00000000" w:rsidRPr="00000000" w14:paraId="0000008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w:t>
      </w:r>
      <w:r w:rsidDel="00000000" w:rsidR="00000000" w:rsidRPr="00000000">
        <w:rPr>
          <w:rtl w:val="0"/>
        </w:rPr>
      </w:r>
    </w:p>
    <w:p w:rsidR="00000000" w:rsidDel="00000000" w:rsidP="00000000" w:rsidRDefault="00000000" w:rsidRPr="00000000" w14:paraId="0000008C">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[Focused. Only systems with changes or active issues. 2-5 lines.]</w:t>
      </w:r>
      <w:r w:rsidDel="00000000" w:rsidR="00000000" w:rsidRPr="00000000">
        <w:rPr>
          <w:rtl w:val="0"/>
        </w:rPr>
      </w:r>
    </w:p>
    <w:p w:rsidR="00000000" w:rsidDel="00000000" w:rsidP="00000000" w:rsidRDefault="00000000" w:rsidRPr="00000000" w14:paraId="0000008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[Relevant systems only, 1 line each]</w:t>
      </w:r>
    </w:p>
    <w:p w:rsidR="00000000" w:rsidDel="00000000" w:rsidP="00000000" w:rsidRDefault="00000000" w:rsidRPr="00000000" w14:paraId="0000008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09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[Problem] — [update]</w:t>
      </w:r>
    </w:p>
    <w:p w:rsidR="00000000" w:rsidDel="00000000" w:rsidP="00000000" w:rsidRDefault="00000000" w:rsidRPr="00000000" w14:paraId="0000009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09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[Problem] — [update]</w:t>
      </w:r>
    </w:p>
    <w:p w:rsidR="00000000" w:rsidDel="00000000" w:rsidP="00000000" w:rsidRDefault="00000000" w:rsidRPr="00000000" w14:paraId="0000009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09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09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098">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i04kpr2dssh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TRANSFER NOTE</w:t>
      </w:r>
      <w:r w:rsidDel="00000000" w:rsidR="00000000" w:rsidRPr="00000000">
        <w:rPr>
          <w:sz w:val="52"/>
          <w:rtl w:val="0"/>
        </w:rPr>
      </w:r>
    </w:p>
    <w:p w:rsidR="00000000" w:rsidDel="00000000" w:rsidP="00000000" w:rsidRDefault="00000000" w:rsidRPr="00000000" w14:paraId="0000009A">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TRANSFER NOTE</w:t>
      </w:r>
      <w:r w:rsidDel="00000000" w:rsidR="00000000" w:rsidRPr="00000000">
        <w:rPr>
          <w:rtl w:val="0"/>
        </w:rPr>
      </w:r>
    </w:p>
    <w:p w:rsidR="00000000" w:rsidDel="00000000" w:rsidP="00000000" w:rsidRDefault="00000000" w:rsidRPr="00000000" w14:paraId="0000009B">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09C">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[Transfer-In/Transfer-Out] Note</w:t>
      </w:r>
      <w:r w:rsidDel="00000000" w:rsidR="00000000" w:rsidRPr="00000000">
        <w:rPr>
          <w:rtl w:val="0"/>
        </w:rPr>
      </w:r>
    </w:p>
    <w:p w:rsidR="00000000" w:rsidDel="00000000" w:rsidP="00000000" w:rsidRDefault="00000000" w:rsidRPr="00000000" w14:paraId="0000009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[Receiving/Sending Unit] | [Date Time]</w:t>
      </w:r>
    </w:p>
    <w:p w:rsidR="00000000" w:rsidDel="00000000" w:rsidP="00000000" w:rsidRDefault="00000000" w:rsidRPr="00000000" w14:paraId="0000009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09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[UNIT] TRANSFER-[IN/OUT] NOTE</w:t>
      </w:r>
      <w:r w:rsidDel="00000000" w:rsidR="00000000" w:rsidRPr="00000000">
        <w:rPr>
          <w:rtl w:val="0"/>
        </w:rPr>
      </w:r>
    </w:p>
    <w:p w:rsidR="00000000" w:rsidDel="00000000" w:rsidP="00000000" w:rsidRDefault="00000000" w:rsidRPr="00000000" w14:paraId="000000A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0A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0A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Destination: [Unit, Bed]</w:t>
      </w:r>
    </w:p>
    <w:p w:rsidR="00000000" w:rsidDel="00000000" w:rsidP="00000000" w:rsidRDefault="00000000" w:rsidRPr="00000000" w14:paraId="000000A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REASON FOR TRANSFER: [1-2 sentences]</w:t>
      </w:r>
      <w:r w:rsidDel="00000000" w:rsidR="00000000" w:rsidRPr="00000000">
        <w:rPr>
          <w:rtl w:val="0"/>
        </w:rPr>
      </w:r>
    </w:p>
    <w:p w:rsidR="00000000" w:rsidDel="00000000" w:rsidP="00000000" w:rsidRDefault="00000000" w:rsidRPr="00000000" w14:paraId="000000A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SUMMARY OF EVENTS:</w:t>
      </w:r>
      <w:r w:rsidDel="00000000" w:rsidR="00000000" w:rsidRPr="00000000">
        <w:rPr>
          <w:rtl w:val="0"/>
        </w:rPr>
      </w:r>
    </w:p>
    <w:p w:rsidR="00000000" w:rsidDel="00000000" w:rsidP="00000000" w:rsidRDefault="00000000" w:rsidRPr="00000000" w14:paraId="000000A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 paragraph. Key events during the stay on this unit only — not a full hospital course.]</w:t>
      </w:r>
      <w:r w:rsidDel="00000000" w:rsidR="00000000" w:rsidRPr="00000000">
        <w:rPr>
          <w:rtl w:val="0"/>
        </w:rPr>
      </w:r>
    </w:p>
    <w:p w:rsidR="00000000" w:rsidDel="00000000" w:rsidP="00000000" w:rsidRDefault="00000000" w:rsidRPr="00000000" w14:paraId="000000A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[Brief narrative of what happened on this unit]</w:t>
      </w:r>
    </w:p>
    <w:p w:rsidR="00000000" w:rsidDel="00000000" w:rsidP="00000000" w:rsidRDefault="00000000" w:rsidRPr="00000000" w14:paraId="000000A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ACTIVE PROBLEMS:</w:t>
      </w:r>
      <w:r w:rsidDel="00000000" w:rsidR="00000000" w:rsidRPr="00000000">
        <w:rPr>
          <w:rtl w:val="0"/>
        </w:rPr>
      </w:r>
    </w:p>
    <w:p w:rsidR="00000000" w:rsidDel="00000000" w:rsidP="00000000" w:rsidRDefault="00000000" w:rsidRPr="00000000" w14:paraId="000000A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[Problem]</w:t>
      </w:r>
    </w:p>
    <w:p w:rsidR="00000000" w:rsidDel="00000000" w:rsidP="00000000" w:rsidRDefault="00000000" w:rsidRPr="00000000" w14:paraId="000000A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[Problem]</w:t>
      </w:r>
    </w:p>
    <w:p w:rsidR="00000000" w:rsidDel="00000000" w:rsidP="00000000" w:rsidRDefault="00000000" w:rsidRPr="00000000" w14:paraId="000000A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CONDITION ON TRANSFER: [Stable/Critical/etc.]</w:t>
      </w:r>
      <w:r w:rsidDel="00000000" w:rsidR="00000000" w:rsidRPr="00000000">
        <w:rPr>
          <w:rtl w:val="0"/>
        </w:rPr>
      </w:r>
    </w:p>
    <w:p w:rsidR="00000000" w:rsidDel="00000000" w:rsidP="00000000" w:rsidRDefault="00000000" w:rsidRPr="00000000" w14:paraId="000000B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MEDICATIONS ON TRANSFER:</w:t>
      </w:r>
      <w:r w:rsidDel="00000000" w:rsidR="00000000" w:rsidRPr="00000000">
        <w:rPr>
          <w:rtl w:val="0"/>
        </w:rPr>
      </w:r>
    </w:p>
    <w:p w:rsidR="00000000" w:rsidDel="00000000" w:rsidP="00000000" w:rsidRDefault="00000000" w:rsidRPr="00000000" w14:paraId="000000B3">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[Numbered list of active medications. List held medications separately with reasons.]</w:t>
      </w:r>
      <w:r w:rsidDel="00000000" w:rsidR="00000000" w:rsidRPr="00000000">
        <w:rPr>
          <w:rtl w:val="0"/>
        </w:rPr>
      </w:r>
    </w:p>
    <w:p w:rsidR="00000000" w:rsidDel="00000000" w:rsidP="00000000" w:rsidRDefault="00000000" w:rsidRPr="00000000" w14:paraId="000000B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[Med dose route frequency]</w:t>
      </w:r>
    </w:p>
    <w:p w:rsidR="00000000" w:rsidDel="00000000" w:rsidP="00000000" w:rsidRDefault="00000000" w:rsidRPr="00000000" w14:paraId="000000B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HELD MEDICATIONS: [List with reasons]</w:t>
      </w:r>
    </w:p>
    <w:p w:rsidR="00000000" w:rsidDel="00000000" w:rsidP="00000000" w:rsidRDefault="00000000" w:rsidRPr="00000000" w14:paraId="000000B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0B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0BB">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j460cvs9gr6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DISCHARGE SUMMARY</w:t>
      </w:r>
      <w:r w:rsidDel="00000000" w:rsidR="00000000" w:rsidRPr="00000000">
        <w:rPr>
          <w:sz w:val="52"/>
          <w:rtl w:val="0"/>
        </w:rPr>
      </w:r>
    </w:p>
    <w:p w:rsidR="00000000" w:rsidDel="00000000" w:rsidP="00000000" w:rsidRDefault="00000000" w:rsidRPr="00000000" w14:paraId="000000BD">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DISCHARGE SUMMARY</w:t>
      </w:r>
      <w:r w:rsidDel="00000000" w:rsidR="00000000" w:rsidRPr="00000000">
        <w:rPr>
          <w:rtl w:val="0"/>
        </w:rPr>
      </w:r>
    </w:p>
    <w:p w:rsidR="00000000" w:rsidDel="00000000" w:rsidP="00000000" w:rsidRDefault="00000000" w:rsidRPr="00000000" w14:paraId="000000BE">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1.5-2 pages</w:t>
      </w:r>
      <w:r w:rsidDel="00000000" w:rsidR="00000000" w:rsidRPr="00000000">
        <w:rPr>
          <w:rtl w:val="0"/>
        </w:rPr>
      </w:r>
    </w:p>
    <w:p w:rsidR="00000000" w:rsidDel="00000000" w:rsidP="00000000" w:rsidRDefault="00000000" w:rsidRPr="00000000" w14:paraId="000000BF">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Discharge Summary</w:t>
      </w:r>
      <w:r w:rsidDel="00000000" w:rsidR="00000000" w:rsidRPr="00000000">
        <w:rPr>
          <w:rtl w:val="0"/>
        </w:rPr>
      </w:r>
    </w:p>
    <w:p w:rsidR="00000000" w:rsidDel="00000000" w:rsidP="00000000" w:rsidRDefault="00000000" w:rsidRPr="00000000" w14:paraId="000000C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0C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DISCHARGE SUMMARY</w:t>
      </w:r>
      <w:r w:rsidDel="00000000" w:rsidR="00000000" w:rsidRPr="00000000">
        <w:rPr>
          <w:rtl w:val="0"/>
        </w:rPr>
      </w:r>
    </w:p>
    <w:p w:rsidR="00000000" w:rsidDel="00000000" w:rsidP="00000000" w:rsidRDefault="00000000" w:rsidRPr="00000000" w14:paraId="000000C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0C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Admission Date: [MM/DD/YYYY] | Discharge Date: [MM/DD/YYYY]</w:t>
      </w:r>
    </w:p>
    <w:p w:rsidR="00000000" w:rsidDel="00000000" w:rsidP="00000000" w:rsidRDefault="00000000" w:rsidRPr="00000000" w14:paraId="000000C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Attending: [Name, Credentials, Service]</w:t>
      </w:r>
    </w:p>
    <w:p w:rsidR="00000000" w:rsidDel="00000000" w:rsidP="00000000" w:rsidRDefault="00000000" w:rsidRPr="00000000" w14:paraId="000000C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PRINCIPAL DIAGNOSIS: [Diagnosis]</w:t>
      </w:r>
      <w:r w:rsidDel="00000000" w:rsidR="00000000" w:rsidRPr="00000000">
        <w:rPr>
          <w:rtl w:val="0"/>
        </w:rPr>
      </w:r>
    </w:p>
    <w:p w:rsidR="00000000" w:rsidDel="00000000" w:rsidP="00000000" w:rsidRDefault="00000000" w:rsidRPr="00000000" w14:paraId="000000C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SECONDARY DIAGNOSES:</w:t>
      </w:r>
      <w:r w:rsidDel="00000000" w:rsidR="00000000" w:rsidRPr="00000000">
        <w:rPr>
          <w:rtl w:val="0"/>
        </w:rPr>
      </w:r>
    </w:p>
    <w:p w:rsidR="00000000" w:rsidDel="00000000" w:rsidP="00000000" w:rsidRDefault="00000000" w:rsidRPr="00000000" w14:paraId="000000C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[Diagnosis]</w:t>
      </w:r>
    </w:p>
    <w:p w:rsidR="00000000" w:rsidDel="00000000" w:rsidP="00000000" w:rsidRDefault="00000000" w:rsidRPr="00000000" w14:paraId="000000C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[Diagnosis]</w:t>
      </w:r>
    </w:p>
    <w:p w:rsidR="00000000" w:rsidDel="00000000" w:rsidP="00000000" w:rsidRDefault="00000000" w:rsidRPr="00000000" w14:paraId="000000C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HOSPITAL COURSE:</w:t>
      </w:r>
      <w:r w:rsidDel="00000000" w:rsidR="00000000" w:rsidRPr="00000000">
        <w:rPr>
          <w:rtl w:val="0"/>
        </w:rPr>
      </w:r>
    </w:p>
    <w:p w:rsidR="00000000" w:rsidDel="00000000" w:rsidP="00000000" w:rsidRDefault="00000000" w:rsidRPr="00000000" w14:paraId="000000CF">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[2-4 paragraphs of narrative prose. Chronological. Cover each major problem, key decisions, specialist involvement. No subheadings. Write as a clinician dictating for the PCP.]</w:t>
      </w:r>
      <w:r w:rsidDel="00000000" w:rsidR="00000000" w:rsidRPr="00000000">
        <w:rPr>
          <w:rtl w:val="0"/>
        </w:rPr>
      </w:r>
    </w:p>
    <w:p w:rsidR="00000000" w:rsidDel="00000000" w:rsidP="00000000" w:rsidRDefault="00000000" w:rsidRPr="00000000" w14:paraId="000000D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[Paragraph 1 — admission presentation and initial management]</w:t>
      </w:r>
    </w:p>
    <w:p w:rsidR="00000000" w:rsidDel="00000000" w:rsidP="00000000" w:rsidRDefault="00000000" w:rsidRPr="00000000" w14:paraId="000000D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[Paragraph 2 — complications, consults, key decisions]</w:t>
      </w:r>
    </w:p>
    <w:p w:rsidR="00000000" w:rsidDel="00000000" w:rsidP="00000000" w:rsidRDefault="00000000" w:rsidRPr="00000000" w14:paraId="000000D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[Paragraph 3 — resolution, pre-discharge status]</w:t>
      </w:r>
    </w:p>
    <w:p w:rsidR="00000000" w:rsidDel="00000000" w:rsidP="00000000" w:rsidRDefault="00000000" w:rsidRPr="00000000" w14:paraId="000000D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DISCHARGE MEDICATIONS:</w:t>
      </w:r>
      <w:r w:rsidDel="00000000" w:rsidR="00000000" w:rsidRPr="00000000">
        <w:rPr>
          <w:rtl w:val="0"/>
        </w:rPr>
      </w:r>
    </w:p>
    <w:p w:rsidR="00000000" w:rsidDel="00000000" w:rsidP="00000000" w:rsidRDefault="00000000" w:rsidRPr="00000000" w14:paraId="000000D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[Numbered list. Every discharge med with dose, route, frequency.]</w:t>
      </w:r>
      <w:r w:rsidDel="00000000" w:rsidR="00000000" w:rsidRPr="00000000">
        <w:rPr>
          <w:rtl w:val="0"/>
        </w:rPr>
      </w:r>
    </w:p>
    <w:p w:rsidR="00000000" w:rsidDel="00000000" w:rsidP="00000000" w:rsidRDefault="00000000" w:rsidRPr="00000000" w14:paraId="000000D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[Medication] [dose] [route] [frequency]</w:t>
      </w:r>
    </w:p>
    <w:p w:rsidR="00000000" w:rsidDel="00000000" w:rsidP="00000000" w:rsidRDefault="00000000" w:rsidRPr="00000000" w14:paraId="000000D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[Medication] [dose] [route] [frequency]</w:t>
      </w:r>
    </w:p>
    <w:p w:rsidR="00000000" w:rsidDel="00000000" w:rsidP="00000000" w:rsidRDefault="00000000" w:rsidRPr="00000000" w14:paraId="000000D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FOLLOW-UP:</w:t>
      </w:r>
      <w:r w:rsidDel="00000000" w:rsidR="00000000" w:rsidRPr="00000000">
        <w:rPr>
          <w:rtl w:val="0"/>
        </w:rPr>
      </w:r>
    </w:p>
    <w:p w:rsidR="00000000" w:rsidDel="00000000" w:rsidP="00000000" w:rsidRDefault="00000000" w:rsidRPr="00000000" w14:paraId="000000D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[Service/Provider] in [timeframe]</w:t>
      </w:r>
    </w:p>
    <w:p w:rsidR="00000000" w:rsidDel="00000000" w:rsidP="00000000" w:rsidRDefault="00000000" w:rsidRPr="00000000" w14:paraId="000000D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[Service/Provider] in [timeframe]</w:t>
      </w:r>
    </w:p>
    <w:p w:rsidR="00000000" w:rsidDel="00000000" w:rsidP="00000000" w:rsidRDefault="00000000" w:rsidRPr="00000000" w14:paraId="000000D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0E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0E2">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ukn4tbax64c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CONSULT NOTE (Medical Subspecialty)</w:t>
      </w:r>
      <w:r w:rsidDel="00000000" w:rsidR="00000000" w:rsidRPr="00000000">
        <w:rPr>
          <w:sz w:val="52"/>
          <w:rtl w:val="0"/>
        </w:rPr>
      </w:r>
    </w:p>
    <w:p w:rsidR="00000000" w:rsidDel="00000000" w:rsidP="00000000" w:rsidRDefault="00000000" w:rsidRPr="00000000" w14:paraId="000000E4">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CONSULT NOTE (Medical Subspecialty)</w:t>
      </w:r>
      <w:r w:rsidDel="00000000" w:rsidR="00000000" w:rsidRPr="00000000">
        <w:rPr>
          <w:rtl w:val="0"/>
        </w:rPr>
      </w:r>
    </w:p>
    <w:p w:rsidR="00000000" w:rsidDel="00000000" w:rsidP="00000000" w:rsidRDefault="00000000" w:rsidRPr="00000000" w14:paraId="000000E5">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0E6">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[Specialty] Consult</w:t>
      </w:r>
      <w:r w:rsidDel="00000000" w:rsidR="00000000" w:rsidRPr="00000000">
        <w:rPr>
          <w:rtl w:val="0"/>
        </w:rPr>
      </w:r>
    </w:p>
    <w:p w:rsidR="00000000" w:rsidDel="00000000" w:rsidP="00000000" w:rsidRDefault="00000000" w:rsidRPr="00000000" w14:paraId="000000E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[Specialty] | [Date Time]</w:t>
      </w:r>
    </w:p>
    <w:p w:rsidR="00000000" w:rsidDel="00000000" w:rsidP="00000000" w:rsidRDefault="00000000" w:rsidRPr="00000000" w14:paraId="000000E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0E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[SPECIALTY] CONSULT NOTE</w:t>
      </w:r>
      <w:r w:rsidDel="00000000" w:rsidR="00000000" w:rsidRPr="00000000">
        <w:rPr>
          <w:rtl w:val="0"/>
        </w:rPr>
      </w:r>
    </w:p>
    <w:p w:rsidR="00000000" w:rsidDel="00000000" w:rsidP="00000000" w:rsidRDefault="00000000" w:rsidRPr="00000000" w14:paraId="000000E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0E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0E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Reason for Consult: [1-line reason]</w:t>
      </w:r>
      <w:r w:rsidDel="00000000" w:rsidR="00000000" w:rsidRPr="00000000">
        <w:rPr>
          <w:rtl w:val="0"/>
        </w:rPr>
      </w:r>
    </w:p>
    <w:p w:rsidR="00000000" w:rsidDel="00000000" w:rsidP="00000000" w:rsidRDefault="00000000" w:rsidRPr="00000000" w14:paraId="000000E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0">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HPI from the consultant's lens — what they were asked, what they found. Not a re-dictation of the H&amp;P.]</w:t>
      </w:r>
      <w:r w:rsidDel="00000000" w:rsidR="00000000" w:rsidRPr="00000000">
        <w:rPr>
          <w:rtl w:val="0"/>
        </w:rPr>
      </w:r>
    </w:p>
    <w:p w:rsidR="00000000" w:rsidDel="00000000" w:rsidP="00000000" w:rsidRDefault="00000000" w:rsidRPr="00000000" w14:paraId="000000F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 paragraphs: relevant history, current status, pertinent data]</w:t>
      </w:r>
    </w:p>
    <w:p w:rsidR="00000000" w:rsidDel="00000000" w:rsidP="00000000" w:rsidRDefault="00000000" w:rsidRPr="00000000" w14:paraId="000000F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w:t>
      </w:r>
      <w:r w:rsidDel="00000000" w:rsidR="00000000" w:rsidRPr="00000000">
        <w:rPr>
          <w:rtl w:val="0"/>
        </w:rPr>
      </w:r>
    </w:p>
    <w:p w:rsidR="00000000" w:rsidDel="00000000" w:rsidP="00000000" w:rsidRDefault="00000000" w:rsidRPr="00000000" w14:paraId="000000F4">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[Consultant's interpretation. Concise.]</w:t>
      </w:r>
      <w:r w:rsidDel="00000000" w:rsidR="00000000" w:rsidRPr="00000000">
        <w:rPr>
          <w:rtl w:val="0"/>
        </w:rPr>
      </w:r>
    </w:p>
    <w:p w:rsidR="00000000" w:rsidDel="00000000" w:rsidP="00000000" w:rsidRDefault="00000000" w:rsidRPr="00000000" w14:paraId="000000F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[Assessment — diagnosis, reasoning, risk stratification]</w:t>
      </w:r>
    </w:p>
    <w:p w:rsidR="00000000" w:rsidDel="00000000" w:rsidP="00000000" w:rsidRDefault="00000000" w:rsidRPr="00000000" w14:paraId="000000F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RECOMMENDATIONS:</w:t>
      </w:r>
      <w:r w:rsidDel="00000000" w:rsidR="00000000" w:rsidRPr="00000000">
        <w:rPr>
          <w:rtl w:val="0"/>
        </w:rPr>
      </w:r>
    </w:p>
    <w:p w:rsidR="00000000" w:rsidDel="00000000" w:rsidP="00000000" w:rsidRDefault="00000000" w:rsidRPr="00000000" w14:paraId="000000F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[Numbered. Specific and actionable — medication names, doses, monitoring, follow-up.]</w:t>
      </w:r>
      <w:r w:rsidDel="00000000" w:rsidR="00000000" w:rsidRPr="00000000">
        <w:rPr>
          <w:rtl w:val="0"/>
        </w:rPr>
      </w:r>
    </w:p>
    <w:p w:rsidR="00000000" w:rsidDel="00000000" w:rsidP="00000000" w:rsidRDefault="00000000" w:rsidRPr="00000000" w14:paraId="000000F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[Recommendation]</w:t>
      </w:r>
    </w:p>
    <w:p w:rsidR="00000000" w:rsidDel="00000000" w:rsidP="00000000" w:rsidRDefault="00000000" w:rsidRPr="00000000" w14:paraId="000000F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[Recommendation]</w:t>
      </w:r>
    </w:p>
    <w:p w:rsidR="00000000" w:rsidDel="00000000" w:rsidP="00000000" w:rsidRDefault="00000000" w:rsidRPr="00000000" w14:paraId="000000F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[Recommendation]</w:t>
      </w:r>
    </w:p>
    <w:p w:rsidR="00000000" w:rsidDel="00000000" w:rsidP="00000000" w:rsidRDefault="00000000" w:rsidRPr="00000000" w14:paraId="000000F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Will follow [daily / as needed].</w:t>
      </w:r>
    </w:p>
    <w:p w:rsidR="00000000" w:rsidDel="00000000" w:rsidP="00000000" w:rsidRDefault="00000000" w:rsidRPr="00000000" w14:paraId="000000F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10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102">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v8dmm9rf8s4v"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ADDENDUM</w:t>
      </w:r>
      <w:r w:rsidDel="00000000" w:rsidR="00000000" w:rsidRPr="00000000">
        <w:rPr>
          <w:sz w:val="52"/>
          <w:rtl w:val="0"/>
        </w:rPr>
      </w:r>
    </w:p>
    <w:p w:rsidR="00000000" w:rsidDel="00000000" w:rsidP="00000000" w:rsidRDefault="00000000" w:rsidRPr="00000000" w14:paraId="00000104">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ADDENDUM</w:t>
      </w:r>
      <w:r w:rsidDel="00000000" w:rsidR="00000000" w:rsidRPr="00000000">
        <w:rPr>
          <w:rtl w:val="0"/>
        </w:rPr>
      </w:r>
    </w:p>
    <w:p w:rsidR="00000000" w:rsidDel="00000000" w:rsidP="00000000" w:rsidRDefault="00000000" w:rsidRPr="00000000" w14:paraId="00000105">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page or less</w:t>
      </w:r>
      <w:r w:rsidDel="00000000" w:rsidR="00000000" w:rsidRPr="00000000">
        <w:rPr>
          <w:rtl w:val="0"/>
        </w:rPr>
      </w:r>
    </w:p>
    <w:p w:rsidR="00000000" w:rsidDel="00000000" w:rsidP="00000000" w:rsidRDefault="00000000" w:rsidRPr="00000000" w14:paraId="00000106">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[Specialty] Addendum</w:t>
      </w:r>
      <w:r w:rsidDel="00000000" w:rsidR="00000000" w:rsidRPr="00000000">
        <w:rPr>
          <w:rtl w:val="0"/>
        </w:rPr>
      </w:r>
    </w:p>
    <w:p w:rsidR="00000000" w:rsidDel="00000000" w:rsidP="00000000" w:rsidRDefault="00000000" w:rsidRPr="00000000" w14:paraId="0000010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[Specialty] | [Date Time]</w:t>
      </w:r>
    </w:p>
    <w:p w:rsidR="00000000" w:rsidDel="00000000" w:rsidP="00000000" w:rsidRDefault="00000000" w:rsidRPr="00000000" w14:paraId="0000010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10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[SPECIALTY] ADDENDUM</w:t>
      </w:r>
      <w:r w:rsidDel="00000000" w:rsidR="00000000" w:rsidRPr="00000000">
        <w:rPr>
          <w:rtl w:val="0"/>
        </w:rPr>
      </w:r>
    </w:p>
    <w:p w:rsidR="00000000" w:rsidDel="00000000" w:rsidP="00000000" w:rsidRDefault="00000000" w:rsidRPr="00000000" w14:paraId="0000010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10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10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E">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update to an existing note. Single clinical update, changed recommendation, or clarification. Not a full re-evaluation. 3-8 sentences.]</w:t>
      </w:r>
      <w:r w:rsidDel="00000000" w:rsidR="00000000" w:rsidRPr="00000000">
        <w:rPr>
          <w:rtl w:val="0"/>
        </w:rPr>
      </w:r>
    </w:p>
    <w:p w:rsidR="00000000" w:rsidDel="00000000" w:rsidP="00000000" w:rsidRDefault="00000000" w:rsidRPr="00000000" w14:paraId="0000010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[Clinical update — what changed, what was decided]</w:t>
      </w:r>
    </w:p>
    <w:p w:rsidR="00000000" w:rsidDel="00000000" w:rsidP="00000000" w:rsidRDefault="00000000" w:rsidRPr="00000000" w14:paraId="0000011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RECOMMENDATION:</w:t>
      </w:r>
      <w:r w:rsidDel="00000000" w:rsidR="00000000" w:rsidRPr="00000000">
        <w:rPr>
          <w:rtl w:val="0"/>
        </w:rPr>
      </w:r>
    </w:p>
    <w:p w:rsidR="00000000" w:rsidDel="00000000" w:rsidP="00000000" w:rsidRDefault="00000000" w:rsidRPr="00000000" w14:paraId="0000011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[Specific recommendation if applicable]</w:t>
      </w:r>
    </w:p>
    <w:p w:rsidR="00000000" w:rsidDel="00000000" w:rsidP="00000000" w:rsidRDefault="00000000" w:rsidRPr="00000000" w14:paraId="0000011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11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116">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7">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7xdzgeva2muc"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DISCHARGE INSTRUCTIONS / AFTER-VISIT SUMMARY</w:t>
      </w:r>
      <w:r w:rsidDel="00000000" w:rsidR="00000000" w:rsidRPr="00000000">
        <w:rPr>
          <w:sz w:val="52"/>
          <w:rtl w:val="0"/>
        </w:rPr>
      </w:r>
    </w:p>
    <w:p w:rsidR="00000000" w:rsidDel="00000000" w:rsidP="00000000" w:rsidRDefault="00000000" w:rsidRPr="00000000" w14:paraId="00000119">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DISCHARGE INSTRUCTIONS / AFTER-VISIT SUMMARY</w:t>
      </w:r>
      <w:r w:rsidDel="00000000" w:rsidR="00000000" w:rsidRPr="00000000">
        <w:rPr>
          <w:rtl w:val="0"/>
        </w:rPr>
      </w:r>
    </w:p>
    <w:p w:rsidR="00000000" w:rsidDel="00000000" w:rsidP="00000000" w:rsidRDefault="00000000" w:rsidRPr="00000000" w14:paraId="0000011A">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1–2 pages</w:t>
      </w:r>
      <w:r w:rsidDel="00000000" w:rsidR="00000000" w:rsidRPr="00000000">
        <w:rPr>
          <w:rtl w:val="0"/>
        </w:rPr>
      </w:r>
    </w:p>
    <w:p w:rsidR="00000000" w:rsidDel="00000000" w:rsidP="00000000" w:rsidRDefault="00000000" w:rsidRPr="00000000" w14:paraId="0000011B">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[Patient-facing. Written at a 6th-grade reading level. No clinical jargon. This is what the nurse reviews with the patient and family before they leave.]</w:t>
      </w:r>
      <w:r w:rsidDel="00000000" w:rsidR="00000000" w:rsidRPr="00000000">
        <w:rPr>
          <w:rtl w:val="0"/>
        </w:rPr>
      </w:r>
    </w:p>
    <w:p w:rsidR="00000000" w:rsidDel="00000000" w:rsidP="00000000" w:rsidRDefault="00000000" w:rsidRPr="00000000" w14:paraId="0000011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D">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DISCHARGE INSTRUCTIONS</w:t>
      </w:r>
      <w:r w:rsidDel="00000000" w:rsidR="00000000" w:rsidRPr="00000000">
        <w:rPr>
          <w:rtl w:val="0"/>
        </w:rPr>
      </w:r>
    </w:p>
    <w:p w:rsidR="00000000" w:rsidDel="00000000" w:rsidP="00000000" w:rsidRDefault="00000000" w:rsidRPr="00000000" w14:paraId="0000011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w:t>
      </w:r>
    </w:p>
    <w:p w:rsidR="00000000" w:rsidDel="00000000" w:rsidP="00000000" w:rsidRDefault="00000000" w:rsidRPr="00000000" w14:paraId="0000011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Discharge Date: [MM/DD/YYYY]</w:t>
      </w:r>
    </w:p>
    <w:p w:rsidR="00000000" w:rsidDel="00000000" w:rsidP="00000000" w:rsidRDefault="00000000" w:rsidRPr="00000000" w14:paraId="0000012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WHAT HAPPENED:</w:t>
      </w:r>
      <w:r w:rsidDel="00000000" w:rsidR="00000000" w:rsidRPr="00000000">
        <w:rPr>
          <w:rtl w:val="0"/>
        </w:rPr>
      </w:r>
    </w:p>
    <w:p w:rsidR="00000000" w:rsidDel="00000000" w:rsidP="00000000" w:rsidRDefault="00000000" w:rsidRPr="00000000" w14:paraId="0000012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were in the hospital for [plain-language diagnosis]. [1-2 sentences about what was done].</w:t>
      </w:r>
    </w:p>
    <w:p w:rsidR="00000000" w:rsidDel="00000000" w:rsidP="00000000" w:rsidRDefault="00000000" w:rsidRPr="00000000" w14:paraId="0000012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DIET:</w:t>
      </w:r>
      <w:r w:rsidDel="00000000" w:rsidR="00000000" w:rsidRPr="00000000">
        <w:rPr>
          <w:rtl w:val="0"/>
        </w:rPr>
      </w:r>
    </w:p>
    <w:p w:rsidR="00000000" w:rsidDel="00000000" w:rsidP="00000000" w:rsidRDefault="00000000" w:rsidRPr="00000000" w14:paraId="0000012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[Plain-language diet instructions].</w:t>
      </w:r>
    </w:p>
    <w:p w:rsidR="00000000" w:rsidDel="00000000" w:rsidP="00000000" w:rsidRDefault="00000000" w:rsidRPr="00000000" w14:paraId="0000012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ACTIVITY:</w:t>
      </w:r>
      <w:r w:rsidDel="00000000" w:rsidR="00000000" w:rsidRPr="00000000">
        <w:rPr>
          <w:rtl w:val="0"/>
        </w:rPr>
      </w:r>
    </w:p>
    <w:p w:rsidR="00000000" w:rsidDel="00000000" w:rsidP="00000000" w:rsidRDefault="00000000" w:rsidRPr="00000000" w14:paraId="0000012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[What the patient can and cannot do].</w:t>
      </w:r>
    </w:p>
    <w:p w:rsidR="00000000" w:rsidDel="00000000" w:rsidP="00000000" w:rsidRDefault="00000000" w:rsidRPr="00000000" w14:paraId="0000012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MEDICATIONS:</w:t>
      </w:r>
      <w:r w:rsidDel="00000000" w:rsidR="00000000" w:rsidRPr="00000000">
        <w:rPr>
          <w:rtl w:val="0"/>
        </w:rPr>
      </w:r>
    </w:p>
    <w:p w:rsidR="00000000" w:rsidDel="00000000" w:rsidP="00000000" w:rsidRDefault="00000000" w:rsidRPr="00000000" w14:paraId="0000012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See your discharge medication list. [Any specific instructions — e.g., taper schedule in plain language, blood sugar monitoring].</w:t>
      </w:r>
    </w:p>
    <w:p w:rsidR="00000000" w:rsidDel="00000000" w:rsidP="00000000" w:rsidRDefault="00000000" w:rsidRPr="00000000" w14:paraId="0000012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FOLLOW-UP APPOINTMENTS:</w:t>
      </w:r>
      <w:r w:rsidDel="00000000" w:rsidR="00000000" w:rsidRPr="00000000">
        <w:rPr>
          <w:rtl w:val="0"/>
        </w:rPr>
      </w:r>
    </w:p>
    <w:p w:rsidR="00000000" w:rsidDel="00000000" w:rsidP="00000000" w:rsidRDefault="00000000" w:rsidRPr="00000000" w14:paraId="0000012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 [Specialty] — Call [phone] to schedule within [timeframe].</w:t>
      </w:r>
    </w:p>
    <w:p w:rsidR="00000000" w:rsidDel="00000000" w:rsidP="00000000" w:rsidRDefault="00000000" w:rsidRPr="00000000" w14:paraId="0000012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 [Specialty] — Call [phone] to schedule within [timeframe].</w:t>
      </w:r>
    </w:p>
    <w:p w:rsidR="00000000" w:rsidDel="00000000" w:rsidP="00000000" w:rsidRDefault="00000000" w:rsidRPr="00000000" w14:paraId="0000013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GO TO THE EMERGENCY ROOM OR CALL 911 IF YOU HAVE:</w:t>
      </w:r>
      <w:r w:rsidDel="00000000" w:rsidR="00000000" w:rsidRPr="00000000">
        <w:rPr>
          <w:rtl w:val="0"/>
        </w:rPr>
      </w:r>
    </w:p>
    <w:p w:rsidR="00000000" w:rsidDel="00000000" w:rsidP="00000000" w:rsidRDefault="00000000" w:rsidRPr="00000000" w14:paraId="0000013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[Warning sign in plain language]</w:t>
      </w:r>
    </w:p>
    <w:p w:rsidR="00000000" w:rsidDel="00000000" w:rsidP="00000000" w:rsidRDefault="00000000" w:rsidRPr="00000000" w14:paraId="0000013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[Warning sign]</w:t>
      </w:r>
    </w:p>
    <w:p w:rsidR="00000000" w:rsidDel="00000000" w:rsidP="00000000" w:rsidRDefault="00000000" w:rsidRPr="00000000" w14:paraId="0000013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[Warning sign]</w:t>
      </w:r>
    </w:p>
    <w:p w:rsidR="00000000" w:rsidDel="00000000" w:rsidP="00000000" w:rsidRDefault="00000000" w:rsidRPr="00000000" w14:paraId="0000013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[Warning sign]</w:t>
      </w:r>
    </w:p>
    <w:p w:rsidR="00000000" w:rsidDel="00000000" w:rsidP="00000000" w:rsidRDefault="00000000" w:rsidRPr="00000000" w14:paraId="0000013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Temperature over [x]°F</w:t>
      </w:r>
    </w:p>
    <w:p w:rsidR="00000000" w:rsidDel="00000000" w:rsidP="00000000" w:rsidRDefault="00000000" w:rsidRPr="00000000" w14:paraId="0000013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Questions? Call [clinic/provider phone number].</w:t>
      </w:r>
    </w:p>
    <w:p w:rsidR="00000000" w:rsidDel="00000000" w:rsidP="00000000" w:rsidRDefault="00000000" w:rsidRPr="00000000" w14:paraId="00000139">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A">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heading=h.on58mc71rovs"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INFORMED CONSENT DOCUMENTATION</w:t>
      </w:r>
      <w:r w:rsidDel="00000000" w:rsidR="00000000" w:rsidRPr="00000000">
        <w:rPr>
          <w:sz w:val="52"/>
          <w:rtl w:val="0"/>
        </w:rPr>
      </w:r>
    </w:p>
    <w:p w:rsidR="00000000" w:rsidDel="00000000" w:rsidP="00000000" w:rsidRDefault="00000000" w:rsidRPr="00000000" w14:paraId="0000013C">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INFORMED CONSENT DOCUMENTATION</w:t>
      </w:r>
      <w:r w:rsidDel="00000000" w:rsidR="00000000" w:rsidRPr="00000000">
        <w:rPr>
          <w:rtl w:val="0"/>
        </w:rPr>
      </w:r>
    </w:p>
    <w:p w:rsidR="00000000" w:rsidDel="00000000" w:rsidP="00000000" w:rsidRDefault="00000000" w:rsidRPr="00000000" w14:paraId="0000013D">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page</w:t>
      </w:r>
      <w:r w:rsidDel="00000000" w:rsidR="00000000" w:rsidRPr="00000000">
        <w:rPr>
          <w:rtl w:val="0"/>
        </w:rPr>
      </w:r>
    </w:p>
    <w:p w:rsidR="00000000" w:rsidDel="00000000" w:rsidP="00000000" w:rsidRDefault="00000000" w:rsidRPr="00000000" w14:paraId="0000013E">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Informed Consent</w:t>
      </w:r>
      <w:r w:rsidDel="00000000" w:rsidR="00000000" w:rsidRPr="00000000">
        <w:rPr>
          <w:rtl w:val="0"/>
        </w:rPr>
      </w:r>
    </w:p>
    <w:p w:rsidR="00000000" w:rsidDel="00000000" w:rsidP="00000000" w:rsidRDefault="00000000" w:rsidRPr="00000000" w14:paraId="0000013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14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INFORMED CONSENT — [PROCEDURE NAME]</w:t>
      </w:r>
      <w:r w:rsidDel="00000000" w:rsidR="00000000" w:rsidRPr="00000000">
        <w:rPr>
          <w:rtl w:val="0"/>
        </w:rPr>
      </w:r>
    </w:p>
    <w:p w:rsidR="00000000" w:rsidDel="00000000" w:rsidP="00000000" w:rsidRDefault="00000000" w:rsidRPr="00000000" w14:paraId="0000014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14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obtaining consent: [Name, Credentials]</w:t>
      </w:r>
    </w:p>
    <w:p w:rsidR="00000000" w:rsidDel="00000000" w:rsidP="00000000" w:rsidRDefault="00000000" w:rsidRPr="00000000" w14:paraId="0000014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Procedure: [Full procedure name]</w:t>
      </w:r>
    </w:p>
    <w:p w:rsidR="00000000" w:rsidDel="00000000" w:rsidP="00000000" w:rsidRDefault="00000000" w:rsidRPr="00000000" w14:paraId="0000014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Indication: [Clinical indication]</w:t>
      </w:r>
    </w:p>
    <w:p w:rsidR="00000000" w:rsidDel="00000000" w:rsidP="00000000" w:rsidRDefault="00000000" w:rsidRPr="00000000" w14:paraId="0000014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documentation that the conversation occurred. Not a legal form — this is the physician's chart note.]</w:t>
      </w:r>
      <w:r w:rsidDel="00000000" w:rsidR="00000000" w:rsidRPr="00000000">
        <w:rPr>
          <w:rtl w:val="0"/>
        </w:rPr>
      </w:r>
    </w:p>
    <w:p w:rsidR="00000000" w:rsidDel="00000000" w:rsidP="00000000" w:rsidRDefault="00000000" w:rsidRPr="00000000" w14:paraId="0000014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Risks, benefits, and alternatives of [procedure] were discussed with [patient / patient's [relationship] [name] (healthcare proxy)]. Risks discussed include but are not limited to [bleeding, infection, specific procedural risks]. The patient [/ surrogate] voiced understanding, had the opportunity to ask questions, and provided informed consent. Written consent form signed and placed in chart.</w:t>
      </w:r>
    </w:p>
    <w:p w:rsidR="00000000" w:rsidDel="00000000" w:rsidP="00000000" w:rsidRDefault="00000000" w:rsidRPr="00000000" w14:paraId="0000014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14B">
      <w:pPr>
        <w:spacing w:after="40" w:line="240" w:lineRule="auto"/>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0"/>
          <w:szCs w:val="20"/>
          <w:rtl w:val="0"/>
        </w:rPr>
        <w:t xml:space="preserve">Date: [MM/DD/YYYY HH:MM]</w:t>
      </w:r>
      <w:r w:rsidDel="00000000" w:rsidR="00000000" w:rsidRPr="00000000">
        <w:rPr>
          <w:rtl w:val="0"/>
        </w:rPr>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7ena39x4ub70"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DEATH SUMMARY / PRONOUNCEMENT NOTE</w:t>
      </w:r>
      <w:r w:rsidDel="00000000" w:rsidR="00000000" w:rsidRPr="00000000">
        <w:rPr>
          <w:sz w:val="52"/>
          <w:rtl w:val="0"/>
        </w:rPr>
      </w:r>
    </w:p>
    <w:p w:rsidR="00000000" w:rsidDel="00000000" w:rsidP="00000000" w:rsidRDefault="00000000" w:rsidRPr="00000000" w14:paraId="0000014D">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DEATH SUMMARY / PRONOUNCEMENT NOTE</w:t>
      </w:r>
      <w:r w:rsidDel="00000000" w:rsidR="00000000" w:rsidRPr="00000000">
        <w:rPr>
          <w:rtl w:val="0"/>
        </w:rPr>
      </w:r>
    </w:p>
    <w:p w:rsidR="00000000" w:rsidDel="00000000" w:rsidP="00000000" w:rsidRDefault="00000000" w:rsidRPr="00000000" w14:paraId="0000014E">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14F">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Death Summary</w:t>
      </w:r>
      <w:r w:rsidDel="00000000" w:rsidR="00000000" w:rsidRPr="00000000">
        <w:rPr>
          <w:rtl w:val="0"/>
        </w:rPr>
      </w:r>
    </w:p>
    <w:p w:rsidR="00000000" w:rsidDel="00000000" w:rsidP="00000000" w:rsidRDefault="00000000" w:rsidRPr="00000000" w14:paraId="0000015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[Service] | [Date Time]</w:t>
      </w:r>
    </w:p>
    <w:p w:rsidR="00000000" w:rsidDel="00000000" w:rsidP="00000000" w:rsidRDefault="00000000" w:rsidRPr="00000000" w14:paraId="0000015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15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DEATH SUMMARY</w:t>
      </w:r>
      <w:r w:rsidDel="00000000" w:rsidR="00000000" w:rsidRPr="00000000">
        <w:rPr>
          <w:rtl w:val="0"/>
        </w:rPr>
      </w:r>
    </w:p>
    <w:p w:rsidR="00000000" w:rsidDel="00000000" w:rsidP="00000000" w:rsidRDefault="00000000" w:rsidRPr="00000000" w14:paraId="0000015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15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of Death: [MM/DD/YYYY] | Time of Death: [HH:MM]</w:t>
      </w:r>
    </w:p>
    <w:p w:rsidR="00000000" w:rsidDel="00000000" w:rsidP="00000000" w:rsidRDefault="00000000" w:rsidRPr="00000000" w14:paraId="0000015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Admission Date: [MM/DD/YYYY] | Attending: [Name, Credentials]</w:t>
      </w:r>
    </w:p>
    <w:p w:rsidR="00000000" w:rsidDel="00000000" w:rsidP="00000000" w:rsidRDefault="00000000" w:rsidRPr="00000000" w14:paraId="0000015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PRONOUNCEMENT:</w:t>
      </w:r>
      <w:r w:rsidDel="00000000" w:rsidR="00000000" w:rsidRPr="00000000">
        <w:rPr>
          <w:rtl w:val="0"/>
        </w:rPr>
      </w:r>
    </w:p>
    <w:p w:rsidR="00000000" w:rsidDel="00000000" w:rsidP="00000000" w:rsidRDefault="00000000" w:rsidRPr="00000000" w14:paraId="0000015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was called to the bedside at [time]. I examined the patient and confirmed: no spontaneous respirations, no heart sounds on auscultation x [duration], pupils fixed and dilated, no response to central or peripheral stimulation. Time of death: [HH:MM]. [Family present / notified at time].</w:t>
      </w:r>
    </w:p>
    <w:p w:rsidR="00000000" w:rsidDel="00000000" w:rsidP="00000000" w:rsidRDefault="00000000" w:rsidRPr="00000000" w14:paraId="0000015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CAUSE OF DEATH: [Primary cause]</w:t>
      </w:r>
      <w:r w:rsidDel="00000000" w:rsidR="00000000" w:rsidRPr="00000000">
        <w:rPr>
          <w:rtl w:val="0"/>
        </w:rPr>
      </w:r>
    </w:p>
    <w:p w:rsidR="00000000" w:rsidDel="00000000" w:rsidP="00000000" w:rsidRDefault="00000000" w:rsidRPr="00000000" w14:paraId="0000015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Contributing: [Contributing conditions]</w:t>
      </w:r>
    </w:p>
    <w:p w:rsidR="00000000" w:rsidDel="00000000" w:rsidP="00000000" w:rsidRDefault="00000000" w:rsidRPr="00000000" w14:paraId="0000015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BRIEF HOSPITAL COURSE:</w:t>
      </w:r>
      <w:r w:rsidDel="00000000" w:rsidR="00000000" w:rsidRPr="00000000">
        <w:rPr>
          <w:rtl w:val="0"/>
        </w:rPr>
      </w:r>
    </w:p>
    <w:p w:rsidR="00000000" w:rsidDel="00000000" w:rsidP="00000000" w:rsidRDefault="00000000" w:rsidRPr="00000000" w14:paraId="0000015F">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[1-2 paragraphs summarizing the hospitalization and terminal events. Concise.]</w:t>
      </w:r>
      <w:r w:rsidDel="00000000" w:rsidR="00000000" w:rsidRPr="00000000">
        <w:rPr>
          <w:rtl w:val="0"/>
        </w:rPr>
      </w:r>
    </w:p>
    <w:p w:rsidR="00000000" w:rsidDel="00000000" w:rsidP="00000000" w:rsidRDefault="00000000" w:rsidRPr="00000000" w14:paraId="0000016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[Admission reason, key events, clinical trajectory leading to death]</w:t>
      </w:r>
    </w:p>
    <w:p w:rsidR="00000000" w:rsidDel="00000000" w:rsidP="00000000" w:rsidRDefault="00000000" w:rsidRPr="00000000" w14:paraId="0000016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CODE STATUS: [Full code / DNR-DNI / Comfort measures only]</w:t>
      </w:r>
      <w:r w:rsidDel="00000000" w:rsidR="00000000" w:rsidRPr="00000000">
        <w:rPr>
          <w:rtl w:val="0"/>
        </w:rPr>
      </w:r>
    </w:p>
    <w:p w:rsidR="00000000" w:rsidDel="00000000" w:rsidP="00000000" w:rsidRDefault="00000000" w:rsidRPr="00000000" w14:paraId="0000016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code was called: duration of resuscitation, interventions, outcome]</w:t>
      </w:r>
    </w:p>
    <w:p w:rsidR="00000000" w:rsidDel="00000000" w:rsidP="00000000" w:rsidRDefault="00000000" w:rsidRPr="00000000" w14:paraId="0000016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comfort measures: when transitioned, who was involved in decision]</w:t>
      </w:r>
    </w:p>
    <w:p w:rsidR="00000000" w:rsidDel="00000000" w:rsidP="00000000" w:rsidRDefault="00000000" w:rsidRPr="00000000" w14:paraId="0000016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NOTIFICATIONS:</w:t>
      </w:r>
      <w:r w:rsidDel="00000000" w:rsidR="00000000" w:rsidRPr="00000000">
        <w:rPr>
          <w:rtl w:val="0"/>
        </w:rPr>
      </w:r>
    </w:p>
    <w:p w:rsidR="00000000" w:rsidDel="00000000" w:rsidP="00000000" w:rsidRDefault="00000000" w:rsidRPr="00000000" w14:paraId="0000016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Family: [Name, relationship] notified at [time] by [whom].</w:t>
      </w:r>
    </w:p>
    <w:p w:rsidR="00000000" w:rsidDel="00000000" w:rsidP="00000000" w:rsidRDefault="00000000" w:rsidRPr="00000000" w14:paraId="0000016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Attending: [Name] notified at [time].</w:t>
      </w:r>
    </w:p>
    <w:p w:rsidR="00000000" w:rsidDel="00000000" w:rsidP="00000000" w:rsidRDefault="00000000" w:rsidRPr="00000000" w14:paraId="0000016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Medical examiner: [Notified / Not indicated — reason].</w:t>
      </w:r>
    </w:p>
    <w:p w:rsidR="00000000" w:rsidDel="00000000" w:rsidP="00000000" w:rsidRDefault="00000000" w:rsidRPr="00000000" w14:paraId="0000016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Organ/tissue donation: [Contacted / Declined / Not applicable].</w:t>
      </w:r>
    </w:p>
    <w:p w:rsidR="00000000" w:rsidDel="00000000" w:rsidP="00000000" w:rsidRDefault="00000000" w:rsidRPr="00000000" w14:paraId="0000016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16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16E">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F">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90x20uwduf6i"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AMA (AGAINST MEDICAL ADVICE) DISCHARGE NOTE</w:t>
      </w:r>
      <w:r w:rsidDel="00000000" w:rsidR="00000000" w:rsidRPr="00000000">
        <w:rPr>
          <w:sz w:val="52"/>
          <w:rtl w:val="0"/>
        </w:rPr>
      </w:r>
    </w:p>
    <w:p w:rsidR="00000000" w:rsidDel="00000000" w:rsidP="00000000" w:rsidRDefault="00000000" w:rsidRPr="00000000" w14:paraId="00000171">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AMA (AGAINST MEDICAL ADVICE) DISCHARGE NOTE</w:t>
      </w:r>
      <w:r w:rsidDel="00000000" w:rsidR="00000000" w:rsidRPr="00000000">
        <w:rPr>
          <w:rtl w:val="0"/>
        </w:rPr>
      </w:r>
    </w:p>
    <w:p w:rsidR="00000000" w:rsidDel="00000000" w:rsidP="00000000" w:rsidRDefault="00000000" w:rsidRPr="00000000" w14:paraId="00000172">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173">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AMA Discharge</w:t>
      </w:r>
      <w:r w:rsidDel="00000000" w:rsidR="00000000" w:rsidRPr="00000000">
        <w:rPr>
          <w:rtl w:val="0"/>
        </w:rPr>
      </w:r>
    </w:p>
    <w:p w:rsidR="00000000" w:rsidDel="00000000" w:rsidP="00000000" w:rsidRDefault="00000000" w:rsidRPr="00000000" w14:paraId="0000017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[Service] | [Date Time]</w:t>
      </w:r>
    </w:p>
    <w:p w:rsidR="00000000" w:rsidDel="00000000" w:rsidP="00000000" w:rsidRDefault="00000000" w:rsidRPr="00000000" w14:paraId="0000017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17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DISCHARGE AGAINST MEDICAL ADVICE</w:t>
      </w:r>
      <w:r w:rsidDel="00000000" w:rsidR="00000000" w:rsidRPr="00000000">
        <w:rPr>
          <w:rtl w:val="0"/>
        </w:rPr>
      </w:r>
    </w:p>
    <w:p w:rsidR="00000000" w:rsidDel="00000000" w:rsidP="00000000" w:rsidRDefault="00000000" w:rsidRPr="00000000" w14:paraId="0000017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17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HD #[x] | Provider: [Name, Credentials]</w:t>
      </w:r>
    </w:p>
    <w:p w:rsidR="00000000" w:rsidDel="00000000" w:rsidP="00000000" w:rsidRDefault="00000000" w:rsidRPr="00000000" w14:paraId="0000017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REASON FOR HOSPITALIZATION: [1-line]</w:t>
      </w:r>
      <w:r w:rsidDel="00000000" w:rsidR="00000000" w:rsidRPr="00000000">
        <w:rPr>
          <w:rtl w:val="0"/>
        </w:rPr>
      </w:r>
    </w:p>
    <w:p w:rsidR="00000000" w:rsidDel="00000000" w:rsidP="00000000" w:rsidRDefault="00000000" w:rsidRPr="00000000" w14:paraId="0000017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CLINICAL STATUS AT TIME OF AMA REQUEST:</w:t>
      </w:r>
      <w:r w:rsidDel="00000000" w:rsidR="00000000" w:rsidRPr="00000000">
        <w:rPr>
          <w:rtl w:val="0"/>
        </w:rPr>
      </w:r>
    </w:p>
    <w:p w:rsidR="00000000" w:rsidDel="00000000" w:rsidP="00000000" w:rsidRDefault="00000000" w:rsidRPr="00000000" w14:paraId="0000017E">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What is still active, what workup is incomplete, what treatment is ongoing.]</w:t>
      </w:r>
      <w:r w:rsidDel="00000000" w:rsidR="00000000" w:rsidRPr="00000000">
        <w:rPr>
          <w:rtl w:val="0"/>
        </w:rPr>
      </w:r>
    </w:p>
    <w:p w:rsidR="00000000" w:rsidDel="00000000" w:rsidP="00000000" w:rsidRDefault="00000000" w:rsidRPr="00000000" w14:paraId="0000017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[Current clinical status, pending studies, ongoing treatment needs]</w:t>
      </w:r>
    </w:p>
    <w:p w:rsidR="00000000" w:rsidDel="00000000" w:rsidP="00000000" w:rsidRDefault="00000000" w:rsidRPr="00000000" w14:paraId="0000018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RISKS DISCUSSED:</w:t>
      </w:r>
      <w:r w:rsidDel="00000000" w:rsidR="00000000" w:rsidRPr="00000000">
        <w:rPr>
          <w:rtl w:val="0"/>
        </w:rPr>
      </w:r>
    </w:p>
    <w:p w:rsidR="00000000" w:rsidDel="00000000" w:rsidP="00000000" w:rsidRDefault="00000000" w:rsidRPr="00000000" w14:paraId="0000018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[Document the specific risks communicated to the patient. Be concrete.]</w:t>
      </w:r>
      <w:r w:rsidDel="00000000" w:rsidR="00000000" w:rsidRPr="00000000">
        <w:rPr>
          <w:rtl w:val="0"/>
        </w:rPr>
      </w:r>
    </w:p>
    <w:p w:rsidR="00000000" w:rsidDel="00000000" w:rsidP="00000000" w:rsidRDefault="00000000" w:rsidRPr="00000000" w14:paraId="0000018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following risks of leaving before treatment is complete were discussed with the patient: [specific risks — e.g., 'recurrent bleeding requiring emergency surgery,' 'worsening kidney function requiring dialysis,' 'stroke from stopping anticoagulation']. The patient was informed that these complications could result in [serious harm / readmission / death].</w:t>
      </w:r>
    </w:p>
    <w:p w:rsidR="00000000" w:rsidDel="00000000" w:rsidP="00000000" w:rsidRDefault="00000000" w:rsidRPr="00000000" w14:paraId="0000018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CAPACITY ASSESSMENT:</w:t>
      </w:r>
      <w:r w:rsidDel="00000000" w:rsidR="00000000" w:rsidRPr="00000000">
        <w:rPr>
          <w:rtl w:val="0"/>
        </w:rPr>
      </w:r>
    </w:p>
    <w:p w:rsidR="00000000" w:rsidDel="00000000" w:rsidP="00000000" w:rsidRDefault="00000000" w:rsidRPr="00000000" w14:paraId="0000018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is [alert and oriented / demonstrates understanding]. [Patient able to articulate risks and alternatives]. In my assessment, the patient [has / lacks] decision-making capacity.</w:t>
      </w:r>
    </w:p>
    <w:p w:rsidR="00000000" w:rsidDel="00000000" w:rsidP="00000000" w:rsidRDefault="00000000" w:rsidRPr="00000000" w14:paraId="0000018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AMA DOCUMENTATION:</w:t>
      </w:r>
      <w:r w:rsidDel="00000000" w:rsidR="00000000" w:rsidRPr="00000000">
        <w:rPr>
          <w:rtl w:val="0"/>
        </w:rPr>
      </w:r>
    </w:p>
    <w:p w:rsidR="00000000" w:rsidDel="00000000" w:rsidP="00000000" w:rsidRDefault="00000000" w:rsidRPr="00000000" w14:paraId="0000018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AMA form [signed / patient refused to sign]. [Witnesses if applicable].</w:t>
      </w:r>
    </w:p>
    <w:p w:rsidR="00000000" w:rsidDel="00000000" w:rsidP="00000000" w:rsidRDefault="00000000" w:rsidRPr="00000000" w14:paraId="0000018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DISCHARGE MEDICATIONS AND INSTRUCTIONS:</w:t>
      </w:r>
      <w:r w:rsidDel="00000000" w:rsidR="00000000" w:rsidRPr="00000000">
        <w:rPr>
          <w:rtl w:val="0"/>
        </w:rPr>
      </w:r>
    </w:p>
    <w:p w:rsidR="00000000" w:rsidDel="00000000" w:rsidP="00000000" w:rsidRDefault="00000000" w:rsidRPr="00000000" w14:paraId="0000018C">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[Even AMA patients get prescriptions and follow-up if they will accept them. Document what was offered.]</w:t>
      </w:r>
      <w:r w:rsidDel="00000000" w:rsidR="00000000" w:rsidRPr="00000000">
        <w:rPr>
          <w:rtl w:val="0"/>
        </w:rPr>
      </w:r>
    </w:p>
    <w:p w:rsidR="00000000" w:rsidDel="00000000" w:rsidP="00000000" w:rsidRDefault="00000000" w:rsidRPr="00000000" w14:paraId="0000018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[Medications prescribed or offered]. [Follow-up instructions provided]. Patient [accepted / declined] prescriptions. Patient [accepted / declined] follow-up plan.</w:t>
      </w:r>
    </w:p>
    <w:p w:rsidR="00000000" w:rsidDel="00000000" w:rsidP="00000000" w:rsidRDefault="00000000" w:rsidRPr="00000000" w14:paraId="0000018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19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191">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heading=h.a76f0ni6b7w2"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EMR MEDICATION LIST (System-Generated)</w:t>
      </w:r>
      <w:r w:rsidDel="00000000" w:rsidR="00000000" w:rsidRPr="00000000">
        <w:rPr>
          <w:sz w:val="52"/>
          <w:rtl w:val="0"/>
        </w:rPr>
      </w:r>
    </w:p>
    <w:p w:rsidR="00000000" w:rsidDel="00000000" w:rsidP="00000000" w:rsidRDefault="00000000" w:rsidRPr="00000000" w14:paraId="00000193">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EMR MEDICATION LIST (System-Generated)</w:t>
      </w:r>
      <w:r w:rsidDel="00000000" w:rsidR="00000000" w:rsidRPr="00000000">
        <w:rPr>
          <w:rtl w:val="0"/>
        </w:rPr>
      </w:r>
    </w:p>
    <w:p w:rsidR="00000000" w:rsidDel="00000000" w:rsidP="00000000" w:rsidRDefault="00000000" w:rsidRPr="00000000" w14:paraId="00000194">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2–4 pages depending on med count</w:t>
      </w:r>
      <w:r w:rsidDel="00000000" w:rsidR="00000000" w:rsidRPr="00000000">
        <w:rPr>
          <w:rtl w:val="0"/>
        </w:rPr>
      </w:r>
    </w:p>
    <w:p w:rsidR="00000000" w:rsidDel="00000000" w:rsidP="00000000" w:rsidRDefault="00000000" w:rsidRPr="00000000" w14:paraId="00000195">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[This is a system-generated report, not a clinician-authored note. It dumps every medication order placed during the encounter — active, held, discontinued, completed. The purpose is cognitive noise and reconciliation testing: can the reader distinguish current active orders from historical artifacts? Format should look auto-generated — timestamps, ordering providers, order status flags. No clinical reasoning. No narrative.]</w:t>
      </w:r>
      <w:r w:rsidDel="00000000" w:rsidR="00000000" w:rsidRPr="00000000">
        <w:rPr>
          <w:rtl w:val="0"/>
        </w:rPr>
      </w:r>
    </w:p>
    <w:p w:rsidR="00000000" w:rsidDel="00000000" w:rsidP="00000000" w:rsidRDefault="00000000" w:rsidRPr="00000000" w14:paraId="0000019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7">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EMR MEDICATION LIST — CURRENT ORDERS + HISTORICAL</w:t>
      </w:r>
      <w:r w:rsidDel="00000000" w:rsidR="00000000" w:rsidRPr="00000000">
        <w:rPr>
          <w:rtl w:val="0"/>
        </w:rPr>
      </w:r>
    </w:p>
    <w:p w:rsidR="00000000" w:rsidDel="00000000" w:rsidP="00000000" w:rsidRDefault="00000000" w:rsidRPr="00000000" w14:paraId="0000019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19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Generated: [MM/DD/YYYY HH:MM]</w:t>
      </w:r>
    </w:p>
    <w:p w:rsidR="00000000" w:rsidDel="00000000" w:rsidP="00000000" w:rsidRDefault="00000000" w:rsidRPr="00000000" w14:paraId="0000019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Unit: [Unit, Bed]</w:t>
      </w:r>
    </w:p>
    <w:p w:rsidR="00000000" w:rsidDel="00000000" w:rsidP="00000000" w:rsidRDefault="00000000" w:rsidRPr="00000000" w14:paraId="0000019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ACTIVE INPATIENT ORDERS:</w:t>
      </w:r>
      <w:r w:rsidDel="00000000" w:rsidR="00000000" w:rsidRPr="00000000">
        <w:rPr>
          <w:rtl w:val="0"/>
        </w:rPr>
      </w:r>
    </w:p>
    <w:p w:rsidR="00000000" w:rsidDel="00000000" w:rsidP="00000000" w:rsidRDefault="00000000" w:rsidRPr="00000000" w14:paraId="0000019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[dose] [route] [frequency] .............. [ACTIVE]</w:t>
      </w:r>
    </w:p>
    <w:p w:rsidR="00000000" w:rsidDel="00000000" w:rsidP="00000000" w:rsidRDefault="00000000" w:rsidRPr="00000000" w14:paraId="0000019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Ordered: [date] by [Provider]</w:t>
      </w:r>
    </w:p>
    <w:p w:rsidR="00000000" w:rsidDel="00000000" w:rsidP="00000000" w:rsidRDefault="00000000" w:rsidRPr="00000000" w14:paraId="0000019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Last admin: [date time]</w:t>
      </w:r>
    </w:p>
    <w:p w:rsidR="00000000" w:rsidDel="00000000" w:rsidP="00000000" w:rsidRDefault="00000000" w:rsidRPr="00000000" w14:paraId="000001A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[dose] [route] [frequency] .............. [ACTIVE]</w:t>
      </w:r>
    </w:p>
    <w:p w:rsidR="00000000" w:rsidDel="00000000" w:rsidP="00000000" w:rsidRDefault="00000000" w:rsidRPr="00000000" w14:paraId="000001A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Ordered: [date] by [Provider]</w:t>
      </w:r>
    </w:p>
    <w:p w:rsidR="00000000" w:rsidDel="00000000" w:rsidP="00000000" w:rsidRDefault="00000000" w:rsidRPr="00000000" w14:paraId="000001A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Last admin: [date time]</w:t>
      </w:r>
    </w:p>
    <w:p w:rsidR="00000000" w:rsidDel="00000000" w:rsidP="00000000" w:rsidRDefault="00000000" w:rsidRPr="00000000" w14:paraId="000001A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HELD / DISCONTINUED ORDERS:</w:t>
      </w:r>
      <w:r w:rsidDel="00000000" w:rsidR="00000000" w:rsidRPr="00000000">
        <w:rPr>
          <w:rtl w:val="0"/>
        </w:rPr>
      </w:r>
    </w:p>
    <w:p w:rsidR="00000000" w:rsidDel="00000000" w:rsidP="00000000" w:rsidRDefault="00000000" w:rsidRPr="00000000" w14:paraId="000001A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[dose] [route] [frequency] .............. [HELD]</w:t>
      </w:r>
    </w:p>
    <w:p w:rsidR="00000000" w:rsidDel="00000000" w:rsidP="00000000" w:rsidRDefault="00000000" w:rsidRPr="00000000" w14:paraId="000001A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Ordered: [date] | Held: [date]</w:t>
      </w:r>
    </w:p>
    <w:p w:rsidR="00000000" w:rsidDel="00000000" w:rsidP="00000000" w:rsidRDefault="00000000" w:rsidRPr="00000000" w14:paraId="000001A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Reason: [reason]</w:t>
      </w:r>
    </w:p>
    <w:p w:rsidR="00000000" w:rsidDel="00000000" w:rsidP="00000000" w:rsidRDefault="00000000" w:rsidRPr="00000000" w14:paraId="000001A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[dose] [route] [frequency] .............. [DISCONTINUED]</w:t>
      </w:r>
    </w:p>
    <w:p w:rsidR="00000000" w:rsidDel="00000000" w:rsidP="00000000" w:rsidRDefault="00000000" w:rsidRPr="00000000" w14:paraId="000001A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Ordered: [date] | D/C: [date]</w:t>
      </w:r>
    </w:p>
    <w:p w:rsidR="00000000" w:rsidDel="00000000" w:rsidP="00000000" w:rsidRDefault="00000000" w:rsidRPr="00000000" w14:paraId="000001A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Reason: [reason]</w:t>
      </w:r>
    </w:p>
    <w:p w:rsidR="00000000" w:rsidDel="00000000" w:rsidP="00000000" w:rsidRDefault="00000000" w:rsidRPr="00000000" w14:paraId="000001A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HOME MEDICATION LIST (from admission reconciliation):</w:t>
      </w:r>
      <w:r w:rsidDel="00000000" w:rsidR="00000000" w:rsidRPr="00000000">
        <w:rPr>
          <w:rtl w:val="0"/>
        </w:rPr>
      </w:r>
    </w:p>
    <w:p w:rsidR="00000000" w:rsidDel="00000000" w:rsidP="00000000" w:rsidRDefault="00000000" w:rsidRPr="00000000" w14:paraId="000001B3">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[This section lists what was entered at admission as the patient's home medications. These are reference entries, not active orders. They may reflect outdated doses if medications were changed during hospitalization.]</w:t>
      </w:r>
      <w:r w:rsidDel="00000000" w:rsidR="00000000" w:rsidRPr="00000000">
        <w:rPr>
          <w:rtl w:val="0"/>
        </w:rPr>
      </w:r>
    </w:p>
    <w:p w:rsidR="00000000" w:rsidDel="00000000" w:rsidP="00000000" w:rsidRDefault="00000000" w:rsidRPr="00000000" w14:paraId="000001B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[dose] [route] [frequency]</w:t>
      </w:r>
    </w:p>
    <w:p w:rsidR="00000000" w:rsidDel="00000000" w:rsidP="00000000" w:rsidRDefault="00000000" w:rsidRPr="00000000" w14:paraId="000001B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[dose] [route] [frequency]</w:t>
      </w:r>
    </w:p>
    <w:p w:rsidR="00000000" w:rsidDel="00000000" w:rsidP="00000000" w:rsidRDefault="00000000" w:rsidRPr="00000000" w14:paraId="000001B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NOTE: This list reflects current EMR order status.</w:t>
      </w:r>
    </w:p>
    <w:p w:rsidR="00000000" w:rsidDel="00000000" w:rsidP="00000000" w:rsidRDefault="00000000" w:rsidRPr="00000000" w14:paraId="000001B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Some orders may have been modified without formal</w:t>
      </w:r>
    </w:p>
    <w:p w:rsidR="00000000" w:rsidDel="00000000" w:rsidP="00000000" w:rsidRDefault="00000000" w:rsidRPr="00000000" w14:paraId="000001B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discontinuation. Verify all medications with clinical</w:t>
      </w:r>
    </w:p>
    <w:p w:rsidR="00000000" w:rsidDel="00000000" w:rsidP="00000000" w:rsidRDefault="00000000" w:rsidRPr="00000000" w14:paraId="000001B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notes prior to discharge.</w:t>
      </w:r>
    </w:p>
    <w:p w:rsidR="00000000" w:rsidDel="00000000" w:rsidP="00000000" w:rsidRDefault="00000000" w:rsidRPr="00000000" w14:paraId="000001BC">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D">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7kzk4xdiu6n"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TPN / NUTRITION SUPPORT NOTE</w:t>
      </w:r>
      <w:r w:rsidDel="00000000" w:rsidR="00000000" w:rsidRPr="00000000">
        <w:rPr>
          <w:sz w:val="52"/>
          <w:rtl w:val="0"/>
        </w:rPr>
      </w:r>
    </w:p>
    <w:p w:rsidR="00000000" w:rsidDel="00000000" w:rsidP="00000000" w:rsidRDefault="00000000" w:rsidRPr="00000000" w14:paraId="000001BF">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TPN / NUTRITION SUPPORT NOTE</w:t>
      </w:r>
      <w:r w:rsidDel="00000000" w:rsidR="00000000" w:rsidRPr="00000000">
        <w:rPr>
          <w:rtl w:val="0"/>
        </w:rPr>
      </w:r>
    </w:p>
    <w:p w:rsidR="00000000" w:rsidDel="00000000" w:rsidP="00000000" w:rsidRDefault="00000000" w:rsidRPr="00000000" w14:paraId="000001C0">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&lt;1 page</w:t>
      </w:r>
      <w:r w:rsidDel="00000000" w:rsidR="00000000" w:rsidRPr="00000000">
        <w:rPr>
          <w:rtl w:val="0"/>
        </w:rPr>
      </w:r>
    </w:p>
    <w:p w:rsidR="00000000" w:rsidDel="00000000" w:rsidP="00000000" w:rsidRDefault="00000000" w:rsidRPr="00000000" w14:paraId="000001C1">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TPN / Nutrition Support</w:t>
      </w:r>
      <w:r w:rsidDel="00000000" w:rsidR="00000000" w:rsidRPr="00000000">
        <w:rPr>
          <w:rtl w:val="0"/>
        </w:rPr>
      </w:r>
    </w:p>
    <w:p w:rsidR="00000000" w:rsidDel="00000000" w:rsidP="00000000" w:rsidRDefault="00000000" w:rsidRPr="00000000" w14:paraId="000001C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Pharmacy / Nutrition | [Date Time]</w:t>
      </w:r>
    </w:p>
    <w:p w:rsidR="00000000" w:rsidDel="00000000" w:rsidP="00000000" w:rsidRDefault="00000000" w:rsidRPr="00000000" w14:paraId="000001C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1C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NUTRITION SUPPORT NOTE</w:t>
      </w:r>
      <w:r w:rsidDel="00000000" w:rsidR="00000000" w:rsidRPr="00000000">
        <w:rPr>
          <w:rtl w:val="0"/>
        </w:rPr>
      </w:r>
    </w:p>
    <w:p w:rsidR="00000000" w:rsidDel="00000000" w:rsidP="00000000" w:rsidRDefault="00000000" w:rsidRPr="00000000" w14:paraId="000001C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1C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1C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INDICATION: [e.g., prolonged NPO, bowel obstruction, short gut]</w:t>
      </w:r>
      <w:r w:rsidDel="00000000" w:rsidR="00000000" w:rsidRPr="00000000">
        <w:rPr>
          <w:rtl w:val="0"/>
        </w:rPr>
      </w:r>
    </w:p>
    <w:p w:rsidR="00000000" w:rsidDel="00000000" w:rsidP="00000000" w:rsidRDefault="00000000" w:rsidRPr="00000000" w14:paraId="000001C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NUTRITIONAL ACCESS: [TPN via CVC / PPN / enteral / NPO]</w:t>
      </w:r>
      <w:r w:rsidDel="00000000" w:rsidR="00000000" w:rsidRPr="00000000">
        <w:rPr>
          <w:rtl w:val="0"/>
        </w:rPr>
      </w:r>
    </w:p>
    <w:p w:rsidR="00000000" w:rsidDel="00000000" w:rsidP="00000000" w:rsidRDefault="00000000" w:rsidRPr="00000000" w14:paraId="000001C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TPN FORMULA:</w:t>
      </w:r>
      <w:r w:rsidDel="00000000" w:rsidR="00000000" w:rsidRPr="00000000">
        <w:rPr>
          <w:rtl w:val="0"/>
        </w:rPr>
      </w:r>
    </w:p>
    <w:p w:rsidR="00000000" w:rsidDel="00000000" w:rsidP="00000000" w:rsidRDefault="00000000" w:rsidRPr="00000000" w14:paraId="000001CD">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[If applicable. List components: dextrose, amino acids, lipids, electrolytes, additives, rate, volume.]</w:t>
      </w:r>
      <w:r w:rsidDel="00000000" w:rsidR="00000000" w:rsidRPr="00000000">
        <w:rPr>
          <w:rtl w:val="0"/>
        </w:rPr>
      </w:r>
    </w:p>
    <w:p w:rsidR="00000000" w:rsidDel="00000000" w:rsidP="00000000" w:rsidRDefault="00000000" w:rsidRPr="00000000" w14:paraId="000001C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Dextrose [x]% / Amino acids [x]% / Lipids [x]%</w:t>
      </w:r>
    </w:p>
    <w:p w:rsidR="00000000" w:rsidDel="00000000" w:rsidP="00000000" w:rsidRDefault="00000000" w:rsidRPr="00000000" w14:paraId="000001C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 volume: [x] mL over [x] hours</w:t>
      </w:r>
    </w:p>
    <w:p w:rsidR="00000000" w:rsidDel="00000000" w:rsidP="00000000" w:rsidRDefault="00000000" w:rsidRPr="00000000" w14:paraId="000001D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Rate: [x] mL/hr</w:t>
      </w:r>
    </w:p>
    <w:p w:rsidR="00000000" w:rsidDel="00000000" w:rsidP="00000000" w:rsidRDefault="00000000" w:rsidRPr="00000000" w14:paraId="000001D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Additives: [electrolytes, vitamins, trace elements, insulin if applicable]</w:t>
      </w:r>
    </w:p>
    <w:p w:rsidR="00000000" w:rsidDel="00000000" w:rsidP="00000000" w:rsidRDefault="00000000" w:rsidRPr="00000000" w14:paraId="000001D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RELEVANT LABS:</w:t>
      </w:r>
      <w:r w:rsidDel="00000000" w:rsidR="00000000" w:rsidRPr="00000000">
        <w:rPr>
          <w:rtl w:val="0"/>
        </w:rPr>
      </w:r>
    </w:p>
    <w:p w:rsidR="00000000" w:rsidDel="00000000" w:rsidP="00000000" w:rsidRDefault="00000000" w:rsidRPr="00000000" w14:paraId="000001D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[Prealbumin / Albumin / BMP / Mg / Phos / Glucose / Triglycerides]</w:t>
      </w:r>
    </w:p>
    <w:p w:rsidR="00000000" w:rsidDel="00000000" w:rsidP="00000000" w:rsidRDefault="00000000" w:rsidRPr="00000000" w14:paraId="000001D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AND PLAN:</w:t>
      </w:r>
      <w:r w:rsidDel="00000000" w:rsidR="00000000" w:rsidRPr="00000000">
        <w:rPr>
          <w:rtl w:val="0"/>
        </w:rPr>
      </w:r>
    </w:p>
    <w:p w:rsidR="00000000" w:rsidDel="00000000" w:rsidP="00000000" w:rsidRDefault="00000000" w:rsidRPr="00000000" w14:paraId="000001D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Caloric goal, current delivery, adjustments, transition plan.]</w:t>
      </w:r>
      <w:r w:rsidDel="00000000" w:rsidR="00000000" w:rsidRPr="00000000">
        <w:rPr>
          <w:rtl w:val="0"/>
        </w:rPr>
      </w:r>
    </w:p>
    <w:p w:rsidR="00000000" w:rsidDel="00000000" w:rsidP="00000000" w:rsidRDefault="00000000" w:rsidRPr="00000000" w14:paraId="000001D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[Estimated caloric/protein needs. Current delivery. Adjustments. Plan to transition to enteral/oral.]</w:t>
      </w:r>
    </w:p>
    <w:p w:rsidR="00000000" w:rsidDel="00000000" w:rsidP="00000000" w:rsidRDefault="00000000" w:rsidRPr="00000000" w14:paraId="000001D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PharmD / RD / MD]</w:t>
      </w:r>
    </w:p>
    <w:p w:rsidR="00000000" w:rsidDel="00000000" w:rsidP="00000000" w:rsidRDefault="00000000" w:rsidRPr="00000000" w14:paraId="000001DB">
      <w:pPr>
        <w:spacing w:after="4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xjhy1479aq5n"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RAPID RESPONSE / CODE BLUE DOCUMENTATION</w:t>
      </w:r>
      <w:r w:rsidDel="00000000" w:rsidR="00000000" w:rsidRPr="00000000">
        <w:rPr>
          <w:sz w:val="52"/>
          <w:rtl w:val="0"/>
        </w:rPr>
      </w:r>
    </w:p>
    <w:p w:rsidR="00000000" w:rsidDel="00000000" w:rsidP="00000000" w:rsidRDefault="00000000" w:rsidRPr="00000000" w14:paraId="000001DD">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RAPID RESPONSE / CODE BLUE DOCUMENTATION</w:t>
      </w:r>
      <w:r w:rsidDel="00000000" w:rsidR="00000000" w:rsidRPr="00000000">
        <w:rPr>
          <w:rtl w:val="0"/>
        </w:rPr>
      </w:r>
    </w:p>
    <w:p w:rsidR="00000000" w:rsidDel="00000000" w:rsidP="00000000" w:rsidRDefault="00000000" w:rsidRPr="00000000" w14:paraId="000001DE">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1DF">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[Time-stamped, event-driven documentation. Written after the event, not during. Terse. The point is a factual record of what happened, when, and what was done.]</w:t>
      </w:r>
      <w:r w:rsidDel="00000000" w:rsidR="00000000" w:rsidRPr="00000000">
        <w:rPr>
          <w:rtl w:val="0"/>
        </w:rPr>
      </w:r>
    </w:p>
    <w:p w:rsidR="00000000" w:rsidDel="00000000" w:rsidP="00000000" w:rsidRDefault="00000000" w:rsidRPr="00000000" w14:paraId="000001E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1">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[Rapid Response / Code Blue]</w:t>
      </w:r>
      <w:r w:rsidDel="00000000" w:rsidR="00000000" w:rsidRPr="00000000">
        <w:rPr>
          <w:rtl w:val="0"/>
        </w:rPr>
      </w:r>
    </w:p>
    <w:p w:rsidR="00000000" w:rsidDel="00000000" w:rsidP="00000000" w:rsidRDefault="00000000" w:rsidRPr="00000000" w14:paraId="000001E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[Service] | [Date Time]</w:t>
      </w:r>
    </w:p>
    <w:p w:rsidR="00000000" w:rsidDel="00000000" w:rsidP="00000000" w:rsidRDefault="00000000" w:rsidRPr="00000000" w14:paraId="000001E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1E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[RAPID RESPONSE / CODE BLUE] DOCUMENTATION</w:t>
      </w:r>
      <w:r w:rsidDel="00000000" w:rsidR="00000000" w:rsidRPr="00000000">
        <w:rPr>
          <w:rtl w:val="0"/>
        </w:rPr>
      </w:r>
    </w:p>
    <w:p w:rsidR="00000000" w:rsidDel="00000000" w:rsidP="00000000" w:rsidRDefault="00000000" w:rsidRPr="00000000" w14:paraId="000001E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 | Location: [Unit, Room]</w:t>
      </w:r>
    </w:p>
    <w:p w:rsidR="00000000" w:rsidDel="00000000" w:rsidP="00000000" w:rsidRDefault="00000000" w:rsidRPr="00000000" w14:paraId="000001E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Code called: [HH:MM] | Code terminated: [HH:MM]</w:t>
      </w:r>
    </w:p>
    <w:p w:rsidR="00000000" w:rsidDel="00000000" w:rsidP="00000000" w:rsidRDefault="00000000" w:rsidRPr="00000000" w14:paraId="000001E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Code status prior to event: [Full code / DNR-DNI]</w:t>
      </w:r>
    </w:p>
    <w:p w:rsidR="00000000" w:rsidDel="00000000" w:rsidP="00000000" w:rsidRDefault="00000000" w:rsidRPr="00000000" w14:paraId="000001E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EVENT:</w:t>
      </w:r>
      <w:r w:rsidDel="00000000" w:rsidR="00000000" w:rsidRPr="00000000">
        <w:rPr>
          <w:rtl w:val="0"/>
        </w:rPr>
      </w:r>
    </w:p>
    <w:p w:rsidR="00000000" w:rsidDel="00000000" w:rsidP="00000000" w:rsidRDefault="00000000" w:rsidRPr="00000000" w14:paraId="000001E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Called for: [reason — e.g., unresponsive, pulseless, respiratory arrest, acute desat, hypotension]</w:t>
      </w:r>
    </w:p>
    <w:p w:rsidR="00000000" w:rsidDel="00000000" w:rsidP="00000000" w:rsidRDefault="00000000" w:rsidRPr="00000000" w14:paraId="000001E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Found: [initial assessment on arrival — e.g., patient unresponsive, no pulse, agonal respirations]</w:t>
      </w:r>
    </w:p>
    <w:p w:rsidR="00000000" w:rsidDel="00000000" w:rsidP="00000000" w:rsidRDefault="00000000" w:rsidRPr="00000000" w14:paraId="000001E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TIMELINE:</w:t>
      </w:r>
      <w:r w:rsidDel="00000000" w:rsidR="00000000" w:rsidRPr="00000000">
        <w:rPr>
          <w:rtl w:val="0"/>
        </w:rPr>
      </w:r>
    </w:p>
    <w:p w:rsidR="00000000" w:rsidDel="00000000" w:rsidP="00000000" w:rsidRDefault="00000000" w:rsidRPr="00000000" w14:paraId="000001EF">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[Chronological. Key timestamps only. Not a minute-by-minute narrative.]</w:t>
      </w:r>
      <w:r w:rsidDel="00000000" w:rsidR="00000000" w:rsidRPr="00000000">
        <w:rPr>
          <w:rtl w:val="0"/>
        </w:rPr>
      </w:r>
    </w:p>
    <w:p w:rsidR="00000000" w:rsidDel="00000000" w:rsidP="00000000" w:rsidRDefault="00000000" w:rsidRPr="00000000" w14:paraId="000001F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[HH:MM] — [Event: e.g., CPR initiated, rhythm on monitor]</w:t>
      </w:r>
    </w:p>
    <w:p w:rsidR="00000000" w:rsidDel="00000000" w:rsidP="00000000" w:rsidRDefault="00000000" w:rsidRPr="00000000" w14:paraId="000001F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[HH:MM] — [Intervention: e.g., epinephrine 1 mg IV push]</w:t>
      </w:r>
    </w:p>
    <w:p w:rsidR="00000000" w:rsidDel="00000000" w:rsidP="00000000" w:rsidRDefault="00000000" w:rsidRPr="00000000" w14:paraId="000001F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[HH:MM] — [Intervention / rhythm check / ROSC / decision to terminate]</w:t>
      </w:r>
    </w:p>
    <w:p w:rsidR="00000000" w:rsidDel="00000000" w:rsidP="00000000" w:rsidRDefault="00000000" w:rsidRPr="00000000" w14:paraId="000001F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TOTAL DURATION: [x] minutes</w:t>
      </w:r>
      <w:r w:rsidDel="00000000" w:rsidR="00000000" w:rsidRPr="00000000">
        <w:rPr>
          <w:rtl w:val="0"/>
        </w:rPr>
      </w:r>
    </w:p>
    <w:p w:rsidR="00000000" w:rsidDel="00000000" w:rsidP="00000000" w:rsidRDefault="00000000" w:rsidRPr="00000000" w14:paraId="000001F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OUTCOME: [ROSC / Death / Transferred to ICU]</w:t>
      </w:r>
      <w:r w:rsidDel="00000000" w:rsidR="00000000" w:rsidRPr="00000000">
        <w:rPr>
          <w:rtl w:val="0"/>
        </w:rPr>
      </w:r>
    </w:p>
    <w:p w:rsidR="00000000" w:rsidDel="00000000" w:rsidP="00000000" w:rsidRDefault="00000000" w:rsidRPr="00000000" w14:paraId="000001F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MEDICATIONS GIVEN:</w:t>
      </w:r>
      <w:r w:rsidDel="00000000" w:rsidR="00000000" w:rsidRPr="00000000">
        <w:rPr>
          <w:rtl w:val="0"/>
        </w:rPr>
      </w:r>
    </w:p>
    <w:p w:rsidR="00000000" w:rsidDel="00000000" w:rsidP="00000000" w:rsidRDefault="00000000" w:rsidRPr="00000000" w14:paraId="000001F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[Drug, dose, route, time] x [number of doses]</w:t>
      </w:r>
    </w:p>
    <w:p w:rsidR="00000000" w:rsidDel="00000000" w:rsidP="00000000" w:rsidRDefault="00000000" w:rsidRPr="00000000" w14:paraId="000001F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[Drug, dose, route, time]</w:t>
      </w:r>
    </w:p>
    <w:p w:rsidR="00000000" w:rsidDel="00000000" w:rsidP="00000000" w:rsidRDefault="00000000" w:rsidRPr="00000000" w14:paraId="000001F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INTERVENTIONS:</w:t>
      </w:r>
      <w:r w:rsidDel="00000000" w:rsidR="00000000" w:rsidRPr="00000000">
        <w:rPr>
          <w:rtl w:val="0"/>
        </w:rPr>
      </w:r>
    </w:p>
    <w:p w:rsidR="00000000" w:rsidDel="00000000" w:rsidP="00000000" w:rsidRDefault="00000000" w:rsidRPr="00000000" w14:paraId="000001F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[CPR duration, defibrillation x[n] at [joules], intubation, line placement, etc.]</w:t>
      </w:r>
    </w:p>
    <w:p w:rsidR="00000000" w:rsidDel="00000000" w:rsidP="00000000" w:rsidRDefault="00000000" w:rsidRPr="00000000" w14:paraId="000001F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POST-EVENT:</w:t>
      </w:r>
      <w:r w:rsidDel="00000000" w:rsidR="00000000" w:rsidRPr="00000000">
        <w:rPr>
          <w:rtl w:val="0"/>
        </w:rPr>
      </w:r>
    </w:p>
    <w:p w:rsidR="00000000" w:rsidDel="00000000" w:rsidP="00000000" w:rsidRDefault="00000000" w:rsidRPr="00000000" w14:paraId="00000200">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[If ROSC: disposition, current status, orders. If death: see Death Summary template.]</w:t>
      </w:r>
      <w:r w:rsidDel="00000000" w:rsidR="00000000" w:rsidRPr="00000000">
        <w:rPr>
          <w:rtl w:val="0"/>
        </w:rPr>
      </w:r>
    </w:p>
    <w:p w:rsidR="00000000" w:rsidDel="00000000" w:rsidP="00000000" w:rsidRDefault="00000000" w:rsidRPr="00000000" w14:paraId="0000020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[Post-event status and plan]</w:t>
      </w:r>
    </w:p>
    <w:p w:rsidR="00000000" w:rsidDel="00000000" w:rsidP="00000000" w:rsidRDefault="00000000" w:rsidRPr="00000000" w14:paraId="0000020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Attending notified: [Name] at [time].</w:t>
      </w:r>
    </w:p>
    <w:p w:rsidR="00000000" w:rsidDel="00000000" w:rsidP="00000000" w:rsidRDefault="00000000" w:rsidRPr="00000000" w14:paraId="0000020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Family notified: [Name, relationship] at [time] by [whom].</w:t>
      </w:r>
    </w:p>
    <w:p w:rsidR="00000000" w:rsidDel="00000000" w:rsidP="00000000" w:rsidRDefault="00000000" w:rsidRPr="00000000" w14:paraId="0000020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20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208">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9">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3ht2fslc58"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ADVANCE DIRECTIVE / CODE STATUS DOCUMENTATION</w:t>
      </w:r>
      <w:r w:rsidDel="00000000" w:rsidR="00000000" w:rsidRPr="00000000">
        <w:rPr>
          <w:sz w:val="52"/>
          <w:rtl w:val="0"/>
        </w:rPr>
      </w:r>
    </w:p>
    <w:p w:rsidR="00000000" w:rsidDel="00000000" w:rsidP="00000000" w:rsidRDefault="00000000" w:rsidRPr="00000000" w14:paraId="0000020B">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ADVANCE DIRECTIVE / CODE STATUS DOCUMENTATION</w:t>
      </w:r>
      <w:r w:rsidDel="00000000" w:rsidR="00000000" w:rsidRPr="00000000">
        <w:rPr>
          <w:rtl w:val="0"/>
        </w:rPr>
      </w:r>
    </w:p>
    <w:p w:rsidR="00000000" w:rsidDel="00000000" w:rsidP="00000000" w:rsidRDefault="00000000" w:rsidRPr="00000000" w14:paraId="0000020C">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Quarter to half page</w:t>
      </w:r>
      <w:r w:rsidDel="00000000" w:rsidR="00000000" w:rsidRPr="00000000">
        <w:rPr>
          <w:rtl w:val="0"/>
        </w:rPr>
      </w:r>
    </w:p>
    <w:p w:rsidR="00000000" w:rsidDel="00000000" w:rsidP="00000000" w:rsidRDefault="00000000" w:rsidRPr="00000000" w14:paraId="0000020D">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ADVANCE DIRECTIVE / CODE STATUS NOTE</w:t>
      </w:r>
      <w:r w:rsidDel="00000000" w:rsidR="00000000" w:rsidRPr="00000000">
        <w:rPr>
          <w:rtl w:val="0"/>
        </w:rPr>
      </w:r>
    </w:p>
    <w:p w:rsidR="00000000" w:rsidDel="00000000" w:rsidP="00000000" w:rsidRDefault="00000000" w:rsidRPr="00000000" w14:paraId="0000020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20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21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CODE STATUS DISCUSSION:</w:t>
      </w:r>
      <w:r w:rsidDel="00000000" w:rsidR="00000000" w:rsidRPr="00000000">
        <w:rPr>
          <w:rtl w:val="0"/>
        </w:rPr>
      </w:r>
    </w:p>
    <w:p w:rsidR="00000000" w:rsidDel="00000000" w:rsidP="00000000" w:rsidRDefault="00000000" w:rsidRPr="00000000" w14:paraId="0000021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Discussed with: [Patient / Healthcare proxy (name, relationship)]</w:t>
      </w:r>
    </w:p>
    <w:p w:rsidR="00000000" w:rsidDel="00000000" w:rsidP="00000000" w:rsidRDefault="00000000" w:rsidRPr="00000000" w14:paraId="0000021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[has / does not have] decision-making capacity.</w:t>
      </w:r>
    </w:p>
    <w:p w:rsidR="00000000" w:rsidDel="00000000" w:rsidP="00000000" w:rsidRDefault="00000000" w:rsidRPr="00000000" w14:paraId="0000021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CODE STATUS:</w:t>
      </w:r>
      <w:r w:rsidDel="00000000" w:rsidR="00000000" w:rsidRPr="00000000">
        <w:rPr>
          <w:rtl w:val="0"/>
        </w:rPr>
      </w:r>
    </w:p>
    <w:p w:rsidR="00000000" w:rsidDel="00000000" w:rsidP="00000000" w:rsidRDefault="00000000" w:rsidRPr="00000000" w14:paraId="0000021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[Full code — all life-sustaining measures including CPR and intubation]</w:t>
      </w:r>
    </w:p>
    <w:p w:rsidR="00000000" w:rsidDel="00000000" w:rsidP="00000000" w:rsidRDefault="00000000" w:rsidRPr="00000000" w14:paraId="0000021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[DNR — No CPR; all other treatments including intubation]</w:t>
      </w:r>
    </w:p>
    <w:p w:rsidR="00000000" w:rsidDel="00000000" w:rsidP="00000000" w:rsidRDefault="00000000" w:rsidRPr="00000000" w14:paraId="0000021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[DNR/DNI — No CPR, no intubation; all other treatments]</w:t>
      </w:r>
    </w:p>
    <w:p w:rsidR="00000000" w:rsidDel="00000000" w:rsidP="00000000" w:rsidRDefault="00000000" w:rsidRPr="00000000" w14:paraId="0000021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[Comfort measures only — symptom management only, no life-prolonging interventions]</w:t>
      </w:r>
    </w:p>
    <w:p w:rsidR="00000000" w:rsidDel="00000000" w:rsidP="00000000" w:rsidRDefault="00000000" w:rsidRPr="00000000" w14:paraId="0000021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ADVANCE DIRECTIVE ON FILE: [Yes — type / No / Patient declined]</w:t>
      </w:r>
      <w:r w:rsidDel="00000000" w:rsidR="00000000" w:rsidRPr="00000000">
        <w:rPr>
          <w:rtl w:val="0"/>
        </w:rPr>
      </w:r>
    </w:p>
    <w:p w:rsidR="00000000" w:rsidDel="00000000" w:rsidP="00000000" w:rsidRDefault="00000000" w:rsidRPr="00000000" w14:paraId="0000021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HEALTHCARE PROXY: [Name, relationship, contact]</w:t>
      </w:r>
      <w:r w:rsidDel="00000000" w:rsidR="00000000" w:rsidRPr="00000000">
        <w:rPr>
          <w:rtl w:val="0"/>
        </w:rPr>
      </w:r>
    </w:p>
    <w:p w:rsidR="00000000" w:rsidDel="00000000" w:rsidP="00000000" w:rsidRDefault="00000000" w:rsidRPr="00000000" w14:paraId="0000021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DOCUMENTATION:</w:t>
      </w:r>
      <w:r w:rsidDel="00000000" w:rsidR="00000000" w:rsidRPr="00000000">
        <w:rPr>
          <w:rtl w:val="0"/>
        </w:rPr>
      </w:r>
    </w:p>
    <w:p w:rsidR="00000000" w:rsidDel="00000000" w:rsidP="00000000" w:rsidRDefault="00000000" w:rsidRPr="00000000" w14:paraId="0000021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[Code status order entered in EMR. POLST/MOLST completed if applicable. Copy to chart.]</w:t>
      </w:r>
    </w:p>
    <w:p w:rsidR="00000000" w:rsidDel="00000000" w:rsidP="00000000" w:rsidRDefault="00000000" w:rsidRPr="00000000" w14:paraId="0000022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222">
      <w:pPr>
        <w:spacing w:after="4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iq1ikro04yts"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DISCHARGE MEDICATION LIST (Patient-Facing)</w:t>
      </w:r>
      <w:r w:rsidDel="00000000" w:rsidR="00000000" w:rsidRPr="00000000">
        <w:rPr>
          <w:sz w:val="52"/>
          <w:rtl w:val="0"/>
        </w:rPr>
      </w:r>
    </w:p>
    <w:p w:rsidR="00000000" w:rsidDel="00000000" w:rsidP="00000000" w:rsidRDefault="00000000" w:rsidRPr="00000000" w14:paraId="00000224">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DISCHARGE MEDICATION LIST (Patient-Facing)</w:t>
      </w:r>
      <w:r w:rsidDel="00000000" w:rsidR="00000000" w:rsidRPr="00000000">
        <w:rPr>
          <w:rtl w:val="0"/>
        </w:rPr>
      </w:r>
    </w:p>
    <w:p w:rsidR="00000000" w:rsidDel="00000000" w:rsidP="00000000" w:rsidRDefault="00000000" w:rsidRPr="00000000" w14:paraId="00000225">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2–4 pages depending on med count</w:t>
      </w:r>
      <w:r w:rsidDel="00000000" w:rsidR="00000000" w:rsidRPr="00000000">
        <w:rPr>
          <w:rtl w:val="0"/>
        </w:rPr>
      </w:r>
    </w:p>
    <w:p w:rsidR="00000000" w:rsidDel="00000000" w:rsidP="00000000" w:rsidRDefault="00000000" w:rsidRPr="00000000" w14:paraId="00000226">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[This is the list the patient takes home. Plain language, no unexplained abbreviations. Organized by what changed — the patient needs to know what to keep taking, what changed, what is new, and what to stop. This is NOT the same as the discharge summary med list (which is physician-facing).]</w:t>
      </w:r>
      <w:r w:rsidDel="00000000" w:rsidR="00000000" w:rsidRPr="00000000">
        <w:rPr>
          <w:rtl w:val="0"/>
        </w:rPr>
      </w:r>
    </w:p>
    <w:p w:rsidR="00000000" w:rsidDel="00000000" w:rsidP="00000000" w:rsidRDefault="00000000" w:rsidRPr="00000000" w14:paraId="0000022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8">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YOUR DISCHARGE MEDICATION LIST</w:t>
      </w:r>
      <w:r w:rsidDel="00000000" w:rsidR="00000000" w:rsidRPr="00000000">
        <w:rPr>
          <w:rtl w:val="0"/>
        </w:rPr>
      </w:r>
    </w:p>
    <w:p w:rsidR="00000000" w:rsidDel="00000000" w:rsidP="00000000" w:rsidRDefault="00000000" w:rsidRPr="00000000" w14:paraId="0000022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DOB: [DOB]</w:t>
      </w:r>
    </w:p>
    <w:p w:rsidR="00000000" w:rsidDel="00000000" w:rsidP="00000000" w:rsidRDefault="00000000" w:rsidRPr="00000000" w14:paraId="0000022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Discharge Date: [MM/DD/YYYY]</w:t>
      </w:r>
    </w:p>
    <w:p w:rsidR="00000000" w:rsidDel="00000000" w:rsidP="00000000" w:rsidRDefault="00000000" w:rsidRPr="00000000" w14:paraId="0000022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Prepared by: [Name, Credentials]</w:t>
      </w:r>
    </w:p>
    <w:p w:rsidR="00000000" w:rsidDel="00000000" w:rsidP="00000000" w:rsidRDefault="00000000" w:rsidRPr="00000000" w14:paraId="0000022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Allergies: [Drug (reaction)]</w:t>
      </w:r>
    </w:p>
    <w:p w:rsidR="00000000" w:rsidDel="00000000" w:rsidP="00000000" w:rsidRDefault="00000000" w:rsidRPr="00000000" w14:paraId="0000022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KEEP TAKING — NO CHANGES</w:t>
      </w:r>
      <w:r w:rsidDel="00000000" w:rsidR="00000000" w:rsidRPr="00000000">
        <w:rPr>
          <w:rtl w:val="0"/>
        </w:rPr>
      </w:r>
    </w:p>
    <w:p w:rsidR="00000000" w:rsidDel="00000000" w:rsidP="00000000" w:rsidRDefault="00000000" w:rsidRPr="00000000" w14:paraId="0000022F">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[Medications unchanged from before hospitalization.]</w:t>
      </w:r>
      <w:r w:rsidDel="00000000" w:rsidR="00000000" w:rsidRPr="00000000">
        <w:rPr>
          <w:rtl w:val="0"/>
        </w:rPr>
      </w:r>
    </w:p>
    <w:p w:rsidR="00000000" w:rsidDel="00000000" w:rsidP="00000000" w:rsidRDefault="00000000" w:rsidRPr="00000000" w14:paraId="0000023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Name] [dose] — Take [plain language frequency]. [What it is for].</w:t>
      </w:r>
    </w:p>
    <w:p w:rsidR="00000000" w:rsidDel="00000000" w:rsidP="00000000" w:rsidRDefault="00000000" w:rsidRPr="00000000" w14:paraId="0000023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Name] [dose] — Take [plain language frequency]. [What it is for].</w:t>
      </w:r>
    </w:p>
    <w:p w:rsidR="00000000" w:rsidDel="00000000" w:rsidP="00000000" w:rsidRDefault="00000000" w:rsidRPr="00000000" w14:paraId="0000023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KEEP TAKING — DOSE CHANGED</w:t>
      </w:r>
      <w:r w:rsidDel="00000000" w:rsidR="00000000" w:rsidRPr="00000000">
        <w:rPr>
          <w:rtl w:val="0"/>
        </w:rPr>
      </w:r>
    </w:p>
    <w:p w:rsidR="00000000" w:rsidDel="00000000" w:rsidP="00000000" w:rsidRDefault="00000000" w:rsidRPr="00000000" w14:paraId="00000235">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[Medications the patient was on before, but the dose changed during hospitalization. State the NEW dose clearly.]</w:t>
      </w:r>
      <w:r w:rsidDel="00000000" w:rsidR="00000000" w:rsidRPr="00000000">
        <w:rPr>
          <w:rtl w:val="0"/>
        </w:rPr>
      </w:r>
    </w:p>
    <w:p w:rsidR="00000000" w:rsidDel="00000000" w:rsidP="00000000" w:rsidRDefault="00000000" w:rsidRPr="00000000" w14:paraId="0000023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Name] [NEW dose] — Take [frequency]. [What it is for]. YOUR DOSE CHANGED from [old dose].</w:t>
      </w:r>
    </w:p>
    <w:p w:rsidR="00000000" w:rsidDel="00000000" w:rsidP="00000000" w:rsidRDefault="00000000" w:rsidRPr="00000000" w14:paraId="0000023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NEW MEDICATIONS — STARTED IN THE HOSPITAL</w:t>
      </w:r>
      <w:r w:rsidDel="00000000" w:rsidR="00000000" w:rsidRPr="00000000">
        <w:rPr>
          <w:rtl w:val="0"/>
        </w:rPr>
      </w:r>
    </w:p>
    <w:p w:rsidR="00000000" w:rsidDel="00000000" w:rsidP="00000000" w:rsidRDefault="00000000" w:rsidRPr="00000000" w14:paraId="0000023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[Medications the patient was not taking before admission.]</w:t>
      </w:r>
      <w:r w:rsidDel="00000000" w:rsidR="00000000" w:rsidRPr="00000000">
        <w:rPr>
          <w:rtl w:val="0"/>
        </w:rPr>
      </w:r>
    </w:p>
    <w:p w:rsidR="00000000" w:rsidDel="00000000" w:rsidP="00000000" w:rsidRDefault="00000000" w:rsidRPr="00000000" w14:paraId="0000023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Name] [dose] — Take [frequency]. [What it is for]. [Special instructions if any].</w:t>
      </w:r>
    </w:p>
    <w:p w:rsidR="00000000" w:rsidDel="00000000" w:rsidP="00000000" w:rsidRDefault="00000000" w:rsidRPr="00000000" w14:paraId="0000023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RESTART — THESE WERE PAUSED DURING YOUR HOSPITAL STAY</w:t>
      </w:r>
      <w:r w:rsidDel="00000000" w:rsidR="00000000" w:rsidRPr="00000000">
        <w:rPr>
          <w:rtl w:val="0"/>
        </w:rPr>
      </w:r>
    </w:p>
    <w:p w:rsidR="00000000" w:rsidDel="00000000" w:rsidP="00000000" w:rsidRDefault="00000000" w:rsidRPr="00000000" w14:paraId="0000023F">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[Medications held during hospitalization that should resume at discharge.]</w:t>
      </w:r>
      <w:r w:rsidDel="00000000" w:rsidR="00000000" w:rsidRPr="00000000">
        <w:rPr>
          <w:rtl w:val="0"/>
        </w:rPr>
      </w:r>
    </w:p>
    <w:p w:rsidR="00000000" w:rsidDel="00000000" w:rsidP="00000000" w:rsidRDefault="00000000" w:rsidRPr="00000000" w14:paraId="0000024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Name] [dose] — Take [frequency]. This was paused while you were in the hospital. Start taking it again now.</w:t>
      </w:r>
    </w:p>
    <w:p w:rsidR="00000000" w:rsidDel="00000000" w:rsidP="00000000" w:rsidRDefault="00000000" w:rsidRPr="00000000" w14:paraId="0000024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STOP TAKING — DO NOT TAKE THESE ANYMORE</w:t>
      </w:r>
      <w:r w:rsidDel="00000000" w:rsidR="00000000" w:rsidRPr="00000000">
        <w:rPr>
          <w:rtl w:val="0"/>
        </w:rPr>
      </w:r>
    </w:p>
    <w:p w:rsidR="00000000" w:rsidDel="00000000" w:rsidP="00000000" w:rsidRDefault="00000000" w:rsidRPr="00000000" w14:paraId="00000244">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[Medications permanently discontinued. Be explicit about why.]</w:t>
      </w:r>
      <w:r w:rsidDel="00000000" w:rsidR="00000000" w:rsidRPr="00000000">
        <w:rPr>
          <w:rtl w:val="0"/>
        </w:rPr>
      </w:r>
    </w:p>
    <w:p w:rsidR="00000000" w:rsidDel="00000000" w:rsidP="00000000" w:rsidRDefault="00000000" w:rsidRPr="00000000" w14:paraId="0000024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Name] — STOP. [Brief plain-language reason — e.g., 'This was replaced by a new medication' or 'This is no longer safe for you'].</w:t>
      </w:r>
    </w:p>
    <w:p w:rsidR="00000000" w:rsidDel="00000000" w:rsidP="00000000" w:rsidRDefault="00000000" w:rsidRPr="00000000" w14:paraId="0000024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Bring this list to every doctor visit.</w:t>
      </w:r>
    </w:p>
    <w:p w:rsidR="00000000" w:rsidDel="00000000" w:rsidP="00000000" w:rsidRDefault="00000000" w:rsidRPr="00000000" w14:paraId="0000024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you have questions about your medications, call [phone number].</w:t>
      </w:r>
    </w:p>
    <w:p w:rsidR="00000000" w:rsidDel="00000000" w:rsidP="00000000" w:rsidRDefault="00000000" w:rsidRPr="00000000" w14:paraId="0000024A">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B">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39ecjd7vxuvb" w:id="17"/>
      <w:bookmarkEnd w:id="17"/>
      <w:r w:rsidDel="00000000" w:rsidR="00000000" w:rsidRPr="00000000">
        <w:rPr>
          <w:sz w:val="52"/>
          <w:rtl w:val="0"/>
        </w:rPr>
        <w:t xml:space="preserve">**</w:t>
      </w:r>
      <w:r w:rsidDel="00000000" w:rsidR="00000000" w:rsidRPr="00000000">
        <w:rPr>
          <w:rFonts w:ascii="Arial" w:cs="Arial" w:eastAsia="Arial" w:hAnsi="Arial"/>
          <w:b w:val="0"/>
          <w:bCs w:val="0"/>
          <w:i w:val="0"/>
          <w:iCs w:val="0"/>
          <w:smallCaps w:val="0"/>
          <w:strike w:val="0"/>
          <w:color w:val="000000"/>
          <w:sz w:val="52"/>
          <w:szCs w:val="52"/>
          <w:shd w:fill="auto" w:val="clear"/>
          <w:vertAlign w:val="baseline"/>
          <w:rtl w:val="0"/>
        </w:rPr>
        <w:t xml:space="preserve">Surgery/Procedure</w:t>
      </w:r>
      <w:r w:rsidDel="00000000" w:rsidR="00000000" w:rsidRPr="00000000">
        <w:rPr>
          <w:sz w:val="52"/>
          <w:rtl w:val="0"/>
        </w:rPr>
      </w:r>
    </w:p>
    <w:p w:rsidR="00000000" w:rsidDel="00000000" w:rsidP="00000000" w:rsidRDefault="00000000" w:rsidRPr="00000000" w14:paraId="000002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h314b7r68las"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PRE-PROCEDURE NOTE</w:t>
      </w:r>
      <w:r w:rsidDel="00000000" w:rsidR="00000000" w:rsidRPr="00000000">
        <w:rPr>
          <w:sz w:val="52"/>
          <w:rtl w:val="0"/>
        </w:rPr>
      </w:r>
    </w:p>
    <w:p w:rsidR="00000000" w:rsidDel="00000000" w:rsidP="00000000" w:rsidRDefault="00000000" w:rsidRPr="00000000" w14:paraId="0000024F">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PRE-PROCEDURE NOTE</w:t>
      </w:r>
      <w:r w:rsidDel="00000000" w:rsidR="00000000" w:rsidRPr="00000000">
        <w:rPr>
          <w:rtl w:val="0"/>
        </w:rPr>
      </w:r>
    </w:p>
    <w:p w:rsidR="00000000" w:rsidDel="00000000" w:rsidP="00000000" w:rsidRDefault="00000000" w:rsidRPr="00000000" w14:paraId="00000250">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page</w:t>
      </w:r>
      <w:r w:rsidDel="00000000" w:rsidR="00000000" w:rsidRPr="00000000">
        <w:rPr>
          <w:rtl w:val="0"/>
        </w:rPr>
      </w:r>
    </w:p>
    <w:p w:rsidR="00000000" w:rsidDel="00000000" w:rsidP="00000000" w:rsidRDefault="00000000" w:rsidRPr="00000000" w14:paraId="00000251">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checklist-style note confirming readiness. Written immediately before the procedure. Not a full H&amp;P.]</w:t>
      </w:r>
      <w:r w:rsidDel="00000000" w:rsidR="00000000" w:rsidRPr="00000000">
        <w:rPr>
          <w:rtl w:val="0"/>
        </w:rPr>
      </w:r>
    </w:p>
    <w:p w:rsidR="00000000" w:rsidDel="00000000" w:rsidP="00000000" w:rsidRDefault="00000000" w:rsidRPr="00000000" w14:paraId="0000025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3">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Pre-Procedure Note</w:t>
      </w:r>
      <w:r w:rsidDel="00000000" w:rsidR="00000000" w:rsidRPr="00000000">
        <w:rPr>
          <w:rtl w:val="0"/>
        </w:rPr>
      </w:r>
    </w:p>
    <w:p w:rsidR="00000000" w:rsidDel="00000000" w:rsidP="00000000" w:rsidRDefault="00000000" w:rsidRPr="00000000" w14:paraId="0000025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25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PRE-PROCEDURE NOTE</w:t>
      </w:r>
      <w:r w:rsidDel="00000000" w:rsidR="00000000" w:rsidRPr="00000000">
        <w:rPr>
          <w:rtl w:val="0"/>
        </w:rPr>
      </w:r>
    </w:p>
    <w:p w:rsidR="00000000" w:rsidDel="00000000" w:rsidP="00000000" w:rsidRDefault="00000000" w:rsidRPr="00000000" w14:paraId="0000025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25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Procedure: [Full name]</w:t>
      </w:r>
    </w:p>
    <w:p w:rsidR="00000000" w:rsidDel="00000000" w:rsidP="00000000" w:rsidRDefault="00000000" w:rsidRPr="00000000" w14:paraId="0000025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Operator: [Name, Credentials]</w:t>
      </w:r>
    </w:p>
    <w:p w:rsidR="00000000" w:rsidDel="00000000" w:rsidP="00000000" w:rsidRDefault="00000000" w:rsidRPr="00000000" w14:paraId="0000025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Indication: [1-line]</w:t>
      </w:r>
    </w:p>
    <w:p w:rsidR="00000000" w:rsidDel="00000000" w:rsidP="00000000" w:rsidRDefault="00000000" w:rsidRPr="00000000" w14:paraId="0000025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Consent: [Obtained from patient / surrogate — signed and in chart]</w:t>
      </w:r>
    </w:p>
    <w:p w:rsidR="00000000" w:rsidDel="00000000" w:rsidP="00000000" w:rsidRDefault="00000000" w:rsidRPr="00000000" w14:paraId="0000025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NPO status: [Confirmed — NPO since HH:MM]</w:t>
      </w:r>
    </w:p>
    <w:p w:rsidR="00000000" w:rsidDel="00000000" w:rsidP="00000000" w:rsidRDefault="00000000" w:rsidRPr="00000000" w14:paraId="0000025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Allergies: [Drug (reaction)]</w:t>
      </w:r>
    </w:p>
    <w:p w:rsidR="00000000" w:rsidDel="00000000" w:rsidP="00000000" w:rsidRDefault="00000000" w:rsidRPr="00000000" w14:paraId="0000025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Anticoagulation: [Held since date / not on anticoag / last dose date+time]</w:t>
      </w:r>
    </w:p>
    <w:p w:rsidR="00000000" w:rsidDel="00000000" w:rsidP="00000000" w:rsidRDefault="00000000" w:rsidRPr="00000000" w14:paraId="0000026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Relevant labs: [Plt, INR, Cr, Hgb — values and dates]</w:t>
      </w:r>
    </w:p>
    <w:p w:rsidR="00000000" w:rsidDel="00000000" w:rsidP="00000000" w:rsidRDefault="00000000" w:rsidRPr="00000000" w14:paraId="0000026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Blood products: [Type and screen on file / crossmatch available / not indicated]</w:t>
      </w:r>
    </w:p>
    <w:p w:rsidR="00000000" w:rsidDel="00000000" w:rsidP="00000000" w:rsidRDefault="00000000" w:rsidRPr="00000000" w14:paraId="0000026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IV access: [Site, gauge]</w:t>
      </w:r>
    </w:p>
    <w:p w:rsidR="00000000" w:rsidDel="00000000" w:rsidP="00000000" w:rsidRDefault="00000000" w:rsidRPr="00000000" w14:paraId="0000026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 out: [Planned / completed]</w:t>
      </w:r>
    </w:p>
    <w:p w:rsidR="00000000" w:rsidDel="00000000" w:rsidP="00000000" w:rsidRDefault="00000000" w:rsidRPr="00000000" w14:paraId="0000026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26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267">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8">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l7sxkd9osgtf"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PROCEDURAL / SURGICAL CONSULT NOTE</w:t>
      </w:r>
      <w:r w:rsidDel="00000000" w:rsidR="00000000" w:rsidRPr="00000000">
        <w:rPr>
          <w:sz w:val="52"/>
          <w:rtl w:val="0"/>
        </w:rPr>
      </w:r>
    </w:p>
    <w:p w:rsidR="00000000" w:rsidDel="00000000" w:rsidP="00000000" w:rsidRDefault="00000000" w:rsidRPr="00000000" w14:paraId="0000026A">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PROCEDURAL / SURGICAL CONSULT NOTE</w:t>
      </w:r>
      <w:r w:rsidDel="00000000" w:rsidR="00000000" w:rsidRPr="00000000">
        <w:rPr>
          <w:rtl w:val="0"/>
        </w:rPr>
      </w:r>
    </w:p>
    <w:p w:rsidR="00000000" w:rsidDel="00000000" w:rsidP="00000000" w:rsidRDefault="00000000" w:rsidRPr="00000000" w14:paraId="0000026B">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26C">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[Written by a procedural service (surgery, IR, GI) when consulted about whether a procedure is indicated. Distinct from the general medicine consult note in that it includes an operative candidacy assessment and a risk/benefit discussion. Uses the same header format as the consult note in Installment 1.]</w:t>
      </w:r>
      <w:r w:rsidDel="00000000" w:rsidR="00000000" w:rsidRPr="00000000">
        <w:rPr>
          <w:rtl w:val="0"/>
        </w:rPr>
      </w:r>
    </w:p>
    <w:p w:rsidR="00000000" w:rsidDel="00000000" w:rsidP="00000000" w:rsidRDefault="00000000" w:rsidRPr="00000000" w14:paraId="0000026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E">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[Specialty] Consult</w:t>
      </w:r>
      <w:r w:rsidDel="00000000" w:rsidR="00000000" w:rsidRPr="00000000">
        <w:rPr>
          <w:rtl w:val="0"/>
        </w:rPr>
      </w:r>
    </w:p>
    <w:p w:rsidR="00000000" w:rsidDel="00000000" w:rsidP="00000000" w:rsidRDefault="00000000" w:rsidRPr="00000000" w14:paraId="0000026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[Specialty] | [Date Time]</w:t>
      </w:r>
    </w:p>
    <w:p w:rsidR="00000000" w:rsidDel="00000000" w:rsidP="00000000" w:rsidRDefault="00000000" w:rsidRPr="00000000" w14:paraId="0000027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27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[SPECIALTY] CONSULT NOTE</w:t>
      </w:r>
      <w:r w:rsidDel="00000000" w:rsidR="00000000" w:rsidRPr="00000000">
        <w:rPr>
          <w:rtl w:val="0"/>
        </w:rPr>
      </w:r>
    </w:p>
    <w:p w:rsidR="00000000" w:rsidDel="00000000" w:rsidP="00000000" w:rsidRDefault="00000000" w:rsidRPr="00000000" w14:paraId="0000027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27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27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Reason for Consult: [1-line — e.g., evaluation for embolization, surgical candidacy]</w:t>
      </w:r>
      <w:r w:rsidDel="00000000" w:rsidR="00000000" w:rsidRPr="00000000">
        <w:rPr>
          <w:rtl w:val="0"/>
        </w:rPr>
      </w:r>
    </w:p>
    <w:p w:rsidR="00000000" w:rsidDel="00000000" w:rsidP="00000000" w:rsidRDefault="00000000" w:rsidRPr="00000000" w14:paraId="0000027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CLINICAL SUMMARY:</w:t>
      </w:r>
      <w:r w:rsidDel="00000000" w:rsidR="00000000" w:rsidRPr="00000000">
        <w:rPr>
          <w:rtl w:val="0"/>
        </w:rPr>
      </w:r>
    </w:p>
    <w:p w:rsidR="00000000" w:rsidDel="00000000" w:rsidP="00000000" w:rsidRDefault="00000000" w:rsidRPr="00000000" w14:paraId="0000027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 paragraph. What the patient has, what has been tried, why the procedural service is being asked.]</w:t>
      </w:r>
      <w:r w:rsidDel="00000000" w:rsidR="00000000" w:rsidRPr="00000000">
        <w:rPr>
          <w:rtl w:val="0"/>
        </w:rPr>
      </w:r>
    </w:p>
    <w:p w:rsidR="00000000" w:rsidDel="00000000" w:rsidP="00000000" w:rsidRDefault="00000000" w:rsidRPr="00000000" w14:paraId="0000027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[Brief clinical context from the consultant's perspective]</w:t>
      </w:r>
    </w:p>
    <w:p w:rsidR="00000000" w:rsidDel="00000000" w:rsidP="00000000" w:rsidRDefault="00000000" w:rsidRPr="00000000" w14:paraId="0000027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w:t>
      </w:r>
      <w:r w:rsidDel="00000000" w:rsidR="00000000" w:rsidRPr="00000000">
        <w:rPr>
          <w:rtl w:val="0"/>
        </w:rPr>
      </w:r>
    </w:p>
    <w:p w:rsidR="00000000" w:rsidDel="00000000" w:rsidP="00000000" w:rsidRDefault="00000000" w:rsidRPr="00000000" w14:paraId="0000027D">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[Consultant's interpretation of whether the procedure is indicated, feasible, and what the risk profile looks like.]</w:t>
      </w:r>
      <w:r w:rsidDel="00000000" w:rsidR="00000000" w:rsidRPr="00000000">
        <w:rPr>
          <w:rtl w:val="0"/>
        </w:rPr>
      </w:r>
    </w:p>
    <w:p w:rsidR="00000000" w:rsidDel="00000000" w:rsidP="00000000" w:rsidRDefault="00000000" w:rsidRPr="00000000" w14:paraId="0000027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[Procedural candidacy assessment. Risk/benefit. Alternatives considered.]</w:t>
      </w:r>
    </w:p>
    <w:p w:rsidR="00000000" w:rsidDel="00000000" w:rsidP="00000000" w:rsidRDefault="00000000" w:rsidRPr="00000000" w14:paraId="0000027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RECOMMENDATION:</w:t>
      </w:r>
      <w:r w:rsidDel="00000000" w:rsidR="00000000" w:rsidRPr="00000000">
        <w:rPr>
          <w:rtl w:val="0"/>
        </w:rPr>
      </w:r>
    </w:p>
    <w:p w:rsidR="00000000" w:rsidDel="00000000" w:rsidP="00000000" w:rsidRDefault="00000000" w:rsidRPr="00000000" w14:paraId="0000028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[Specific procedure recommended or declined, with rationale]</w:t>
      </w:r>
    </w:p>
    <w:p w:rsidR="00000000" w:rsidDel="00000000" w:rsidP="00000000" w:rsidRDefault="00000000" w:rsidRPr="00000000" w14:paraId="0000028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[Timing — urgent, elective, conditional]</w:t>
      </w:r>
    </w:p>
    <w:p w:rsidR="00000000" w:rsidDel="00000000" w:rsidP="00000000" w:rsidRDefault="00000000" w:rsidRPr="00000000" w14:paraId="0000028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[Pre-procedure requirements — hold anticoag, NPO, labs, consent]</w:t>
      </w:r>
    </w:p>
    <w:p w:rsidR="00000000" w:rsidDel="00000000" w:rsidP="00000000" w:rsidRDefault="00000000" w:rsidRPr="00000000" w14:paraId="0000028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procedure recommended: 'If the medicine team elects to proceed, we can schedule for [timeframe].']</w:t>
      </w:r>
    </w:p>
    <w:p w:rsidR="00000000" w:rsidDel="00000000" w:rsidP="00000000" w:rsidRDefault="00000000" w:rsidRPr="00000000" w14:paraId="0000028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28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289">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A">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f24ayd5v02z6"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PROCEDURE NOTE</w:t>
      </w:r>
      <w:r w:rsidDel="00000000" w:rsidR="00000000" w:rsidRPr="00000000">
        <w:rPr>
          <w:sz w:val="52"/>
          <w:rtl w:val="0"/>
        </w:rPr>
      </w:r>
    </w:p>
    <w:p w:rsidR="00000000" w:rsidDel="00000000" w:rsidP="00000000" w:rsidRDefault="00000000" w:rsidRPr="00000000" w14:paraId="0000028C">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PROCEDURE NOTE</w:t>
      </w:r>
      <w:r w:rsidDel="00000000" w:rsidR="00000000" w:rsidRPr="00000000">
        <w:rPr>
          <w:rtl w:val="0"/>
        </w:rPr>
      </w:r>
    </w:p>
    <w:p w:rsidR="00000000" w:rsidDel="00000000" w:rsidP="00000000" w:rsidRDefault="00000000" w:rsidRPr="00000000" w14:paraId="0000028D">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28E">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[Covers bedside procedures (central line, intubation, thoracentesis, LP) and interventional/endoscopic procedures (IR embolization, EGD, colonoscopy, bronchoscopy). Same template. Modeled after our D13 (IR post-procedure note).]</w:t>
      </w:r>
      <w:r w:rsidDel="00000000" w:rsidR="00000000" w:rsidRPr="00000000">
        <w:rPr>
          <w:rtl w:val="0"/>
        </w:rPr>
      </w:r>
    </w:p>
    <w:p w:rsidR="00000000" w:rsidDel="00000000" w:rsidP="00000000" w:rsidRDefault="00000000" w:rsidRPr="00000000" w14:paraId="0000028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0">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[Procedure] Note</w:t>
      </w:r>
      <w:r w:rsidDel="00000000" w:rsidR="00000000" w:rsidRPr="00000000">
        <w:rPr>
          <w:rtl w:val="0"/>
        </w:rPr>
      </w:r>
    </w:p>
    <w:p w:rsidR="00000000" w:rsidDel="00000000" w:rsidP="00000000" w:rsidRDefault="00000000" w:rsidRPr="00000000" w14:paraId="0000029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[Specialty] | [Date Time]</w:t>
      </w:r>
    </w:p>
    <w:p w:rsidR="00000000" w:rsidDel="00000000" w:rsidP="00000000" w:rsidRDefault="00000000" w:rsidRPr="00000000" w14:paraId="0000029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29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[SPECIALTY] PROCEDURE NOTE</w:t>
      </w:r>
      <w:r w:rsidDel="00000000" w:rsidR="00000000" w:rsidRPr="00000000">
        <w:rPr>
          <w:rtl w:val="0"/>
        </w:rPr>
      </w:r>
    </w:p>
    <w:p w:rsidR="00000000" w:rsidDel="00000000" w:rsidP="00000000" w:rsidRDefault="00000000" w:rsidRPr="00000000" w14:paraId="0000029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29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29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PROCEDURE: [Full procedure name]</w:t>
      </w:r>
      <w:r w:rsidDel="00000000" w:rsidR="00000000" w:rsidRPr="00000000">
        <w:rPr>
          <w:rtl w:val="0"/>
        </w:rPr>
      </w:r>
    </w:p>
    <w:p w:rsidR="00000000" w:rsidDel="00000000" w:rsidP="00000000" w:rsidRDefault="00000000" w:rsidRPr="00000000" w14:paraId="0000029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INDICATION: [1-line clinical indication]</w:t>
      </w:r>
      <w:r w:rsidDel="00000000" w:rsidR="00000000" w:rsidRPr="00000000">
        <w:rPr>
          <w:rtl w:val="0"/>
        </w:rPr>
      </w:r>
    </w:p>
    <w:p w:rsidR="00000000" w:rsidDel="00000000" w:rsidP="00000000" w:rsidRDefault="00000000" w:rsidRPr="00000000" w14:paraId="0000029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TECHNIQUE:</w:t>
      </w:r>
      <w:r w:rsidDel="00000000" w:rsidR="00000000" w:rsidRPr="00000000">
        <w:rPr>
          <w:rtl w:val="0"/>
        </w:rPr>
      </w:r>
    </w:p>
    <w:p w:rsidR="00000000" w:rsidDel="00000000" w:rsidP="00000000" w:rsidRDefault="00000000" w:rsidRPr="00000000" w14:paraId="0000029C">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 paragraph. What was done, step by step. Access site, equipment, technique, findings during the procedure.]</w:t>
      </w:r>
      <w:r w:rsidDel="00000000" w:rsidR="00000000" w:rsidRPr="00000000">
        <w:rPr>
          <w:rtl w:val="0"/>
        </w:rPr>
      </w:r>
    </w:p>
    <w:p w:rsidR="00000000" w:rsidDel="00000000" w:rsidP="00000000" w:rsidRDefault="00000000" w:rsidRPr="00000000" w14:paraId="0000029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[Procedural narrative — access, technique, devices used, intra-procedural findings]</w:t>
      </w:r>
    </w:p>
    <w:p w:rsidR="00000000" w:rsidDel="00000000" w:rsidP="00000000" w:rsidRDefault="00000000" w:rsidRPr="00000000" w14:paraId="0000029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FINDINGS: [Key findings — e.g., active extravasation, ulcer with visible vessel, pleural fluid]</w:t>
      </w:r>
      <w:r w:rsidDel="00000000" w:rsidR="00000000" w:rsidRPr="00000000">
        <w:rPr>
          <w:rtl w:val="0"/>
        </w:rPr>
      </w:r>
    </w:p>
    <w:p w:rsidR="00000000" w:rsidDel="00000000" w:rsidP="00000000" w:rsidRDefault="00000000" w:rsidRPr="00000000" w14:paraId="000002A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COMPLICATIONS: [None / describe]</w:t>
      </w:r>
      <w:r w:rsidDel="00000000" w:rsidR="00000000" w:rsidRPr="00000000">
        <w:rPr>
          <w:rtl w:val="0"/>
        </w:rPr>
      </w:r>
    </w:p>
    <w:p w:rsidR="00000000" w:rsidDel="00000000" w:rsidP="00000000" w:rsidRDefault="00000000" w:rsidRPr="00000000" w14:paraId="000002A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SPECIMENS: [Sent to pathology / cultures / none]</w:t>
      </w:r>
      <w:r w:rsidDel="00000000" w:rsidR="00000000" w:rsidRPr="00000000">
        <w:rPr>
          <w:rtl w:val="0"/>
        </w:rPr>
      </w:r>
    </w:p>
    <w:p w:rsidR="00000000" w:rsidDel="00000000" w:rsidP="00000000" w:rsidRDefault="00000000" w:rsidRPr="00000000" w14:paraId="000002A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POST-PROCEDURE ORDERS:</w:t>
      </w:r>
      <w:r w:rsidDel="00000000" w:rsidR="00000000" w:rsidRPr="00000000">
        <w:rPr>
          <w:rtl w:val="0"/>
        </w:rPr>
      </w:r>
    </w:p>
    <w:p w:rsidR="00000000" w:rsidDel="00000000" w:rsidP="00000000" w:rsidRDefault="00000000" w:rsidRPr="00000000" w14:paraId="000002A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[Monitoring — e.g., site checks, serial labs, bed rest duration]</w:t>
      </w:r>
    </w:p>
    <w:p w:rsidR="00000000" w:rsidDel="00000000" w:rsidP="00000000" w:rsidRDefault="00000000" w:rsidRPr="00000000" w14:paraId="000002A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[Diet: NPO x [hours] / advance as tolerated]</w:t>
      </w:r>
    </w:p>
    <w:p w:rsidR="00000000" w:rsidDel="00000000" w:rsidP="00000000" w:rsidRDefault="00000000" w:rsidRPr="00000000" w14:paraId="000002A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[Medications — holds, restarts, new orders]</w:t>
      </w:r>
    </w:p>
    <w:p w:rsidR="00000000" w:rsidDel="00000000" w:rsidP="00000000" w:rsidRDefault="00000000" w:rsidRPr="00000000" w14:paraId="000002A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[Imaging if applicable]</w:t>
      </w:r>
    </w:p>
    <w:p w:rsidR="00000000" w:rsidDel="00000000" w:rsidP="00000000" w:rsidRDefault="00000000" w:rsidRPr="00000000" w14:paraId="000002A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2A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2AD">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E">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558vzzuirfsq"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OPERATIVE NOTE</w:t>
      </w:r>
      <w:r w:rsidDel="00000000" w:rsidR="00000000" w:rsidRPr="00000000">
        <w:rPr>
          <w:sz w:val="52"/>
          <w:rtl w:val="0"/>
        </w:rPr>
      </w:r>
    </w:p>
    <w:p w:rsidR="00000000" w:rsidDel="00000000" w:rsidP="00000000" w:rsidRDefault="00000000" w:rsidRPr="00000000" w14:paraId="000002B0">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OPERATIVE NOTE</w:t>
      </w:r>
      <w:r w:rsidDel="00000000" w:rsidR="00000000" w:rsidRPr="00000000">
        <w:rPr>
          <w:rtl w:val="0"/>
        </w:rPr>
      </w:r>
    </w:p>
    <w:p w:rsidR="00000000" w:rsidDel="00000000" w:rsidP="00000000" w:rsidRDefault="00000000" w:rsidRPr="00000000" w14:paraId="000002B1">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2B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[Full surgical operative note. More structured than a bedside procedure note. Includes anesthesia type, positioning, and dictated findings.]</w:t>
      </w:r>
      <w:r w:rsidDel="00000000" w:rsidR="00000000" w:rsidRPr="00000000">
        <w:rPr>
          <w:rtl w:val="0"/>
        </w:rPr>
      </w:r>
    </w:p>
    <w:p w:rsidR="00000000" w:rsidDel="00000000" w:rsidP="00000000" w:rsidRDefault="00000000" w:rsidRPr="00000000" w14:paraId="000002B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4">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Operative Note</w:t>
      </w:r>
      <w:r w:rsidDel="00000000" w:rsidR="00000000" w:rsidRPr="00000000">
        <w:rPr>
          <w:rtl w:val="0"/>
        </w:rPr>
      </w:r>
    </w:p>
    <w:p w:rsidR="00000000" w:rsidDel="00000000" w:rsidP="00000000" w:rsidRDefault="00000000" w:rsidRPr="00000000" w14:paraId="000002B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[Surgeon Name, Credentials] | [Specialty] | [Date Time]</w:t>
      </w:r>
    </w:p>
    <w:p w:rsidR="00000000" w:rsidDel="00000000" w:rsidP="00000000" w:rsidRDefault="00000000" w:rsidRPr="00000000" w14:paraId="000002B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2B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OPERATIVE NOTE</w:t>
      </w:r>
      <w:r w:rsidDel="00000000" w:rsidR="00000000" w:rsidRPr="00000000">
        <w:rPr>
          <w:rtl w:val="0"/>
        </w:rPr>
      </w:r>
    </w:p>
    <w:p w:rsidR="00000000" w:rsidDel="00000000" w:rsidP="00000000" w:rsidRDefault="00000000" w:rsidRPr="00000000" w14:paraId="000002B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2B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of Surgery: [MM/DD/YYYY]</w:t>
      </w:r>
    </w:p>
    <w:p w:rsidR="00000000" w:rsidDel="00000000" w:rsidP="00000000" w:rsidRDefault="00000000" w:rsidRPr="00000000" w14:paraId="000002B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Surgeon: [Name, Credentials]</w:t>
      </w:r>
    </w:p>
    <w:p w:rsidR="00000000" w:rsidDel="00000000" w:rsidP="00000000" w:rsidRDefault="00000000" w:rsidRPr="00000000" w14:paraId="000002B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Assistant: [Name, Credentials]</w:t>
      </w:r>
    </w:p>
    <w:p w:rsidR="00000000" w:rsidDel="00000000" w:rsidP="00000000" w:rsidRDefault="00000000" w:rsidRPr="00000000" w14:paraId="000002B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Anesthesia: [General / Regional / MAC] by [Anesthesiologist Name]</w:t>
      </w:r>
    </w:p>
    <w:p w:rsidR="00000000" w:rsidDel="00000000" w:rsidP="00000000" w:rsidRDefault="00000000" w:rsidRPr="00000000" w14:paraId="000002B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C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PRE-OPERATIVE DIAGNOSIS: [Diagnosis]</w:t>
      </w:r>
      <w:r w:rsidDel="00000000" w:rsidR="00000000" w:rsidRPr="00000000">
        <w:rPr>
          <w:rtl w:val="0"/>
        </w:rPr>
      </w:r>
    </w:p>
    <w:p w:rsidR="00000000" w:rsidDel="00000000" w:rsidP="00000000" w:rsidRDefault="00000000" w:rsidRPr="00000000" w14:paraId="000002C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POST-OPERATIVE DIAGNOSIS: [Diagnosis — same or revised]</w:t>
      </w:r>
      <w:r w:rsidDel="00000000" w:rsidR="00000000" w:rsidRPr="00000000">
        <w:rPr>
          <w:rtl w:val="0"/>
        </w:rPr>
      </w:r>
    </w:p>
    <w:p w:rsidR="00000000" w:rsidDel="00000000" w:rsidP="00000000" w:rsidRDefault="00000000" w:rsidRPr="00000000" w14:paraId="000002C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PROCEDURE PERFORMED: [Full procedure name]</w:t>
      </w:r>
      <w:r w:rsidDel="00000000" w:rsidR="00000000" w:rsidRPr="00000000">
        <w:rPr>
          <w:rtl w:val="0"/>
        </w:rPr>
      </w:r>
    </w:p>
    <w:p w:rsidR="00000000" w:rsidDel="00000000" w:rsidP="00000000" w:rsidRDefault="00000000" w:rsidRPr="00000000" w14:paraId="000002C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C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INDICATIONS:</w:t>
      </w:r>
      <w:r w:rsidDel="00000000" w:rsidR="00000000" w:rsidRPr="00000000">
        <w:rPr>
          <w:rtl w:val="0"/>
        </w:rPr>
      </w:r>
    </w:p>
    <w:p w:rsidR="00000000" w:rsidDel="00000000" w:rsidP="00000000" w:rsidRDefault="00000000" w:rsidRPr="00000000" w14:paraId="000002C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 sentences — why this surgery was performed]</w:t>
      </w:r>
    </w:p>
    <w:p w:rsidR="00000000" w:rsidDel="00000000" w:rsidP="00000000" w:rsidRDefault="00000000" w:rsidRPr="00000000" w14:paraId="000002C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C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FINDINGS:</w:t>
      </w:r>
      <w:r w:rsidDel="00000000" w:rsidR="00000000" w:rsidRPr="00000000">
        <w:rPr>
          <w:rtl w:val="0"/>
        </w:rPr>
      </w:r>
    </w:p>
    <w:p w:rsidR="00000000" w:rsidDel="00000000" w:rsidP="00000000" w:rsidRDefault="00000000" w:rsidRPr="00000000" w14:paraId="000002C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[Intraoperative findings — what was seen]</w:t>
      </w:r>
    </w:p>
    <w:p w:rsidR="00000000" w:rsidDel="00000000" w:rsidP="00000000" w:rsidRDefault="00000000" w:rsidRPr="00000000" w14:paraId="000002C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C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DESCRIPTION OF PROCEDURE:</w:t>
      </w:r>
      <w:r w:rsidDel="00000000" w:rsidR="00000000" w:rsidRPr="00000000">
        <w:rPr>
          <w:rtl w:val="0"/>
        </w:rPr>
      </w:r>
    </w:p>
    <w:p w:rsidR="00000000" w:rsidDel="00000000" w:rsidP="00000000" w:rsidRDefault="00000000" w:rsidRPr="00000000" w14:paraId="000002CB">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[1-2 paragraphs. Patient positioning, prep/drape, incision, dissection, repair, closure. Step-by-step narrative. Use anatomic language.]</w:t>
      </w:r>
      <w:r w:rsidDel="00000000" w:rsidR="00000000" w:rsidRPr="00000000">
        <w:rPr>
          <w:rtl w:val="0"/>
        </w:rPr>
      </w:r>
    </w:p>
    <w:p w:rsidR="00000000" w:rsidDel="00000000" w:rsidP="00000000" w:rsidRDefault="00000000" w:rsidRPr="00000000" w14:paraId="000002C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[Operative narrative]</w:t>
      </w:r>
    </w:p>
    <w:p w:rsidR="00000000" w:rsidDel="00000000" w:rsidP="00000000" w:rsidRDefault="00000000" w:rsidRPr="00000000" w14:paraId="000002C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C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ESTIMATED BLOOD LOSS: [x] mL</w:t>
      </w:r>
      <w:r w:rsidDel="00000000" w:rsidR="00000000" w:rsidRPr="00000000">
        <w:rPr>
          <w:rtl w:val="0"/>
        </w:rPr>
      </w:r>
    </w:p>
    <w:p w:rsidR="00000000" w:rsidDel="00000000" w:rsidP="00000000" w:rsidRDefault="00000000" w:rsidRPr="00000000" w14:paraId="000002C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SPECIMENS: [Sent to pathology / none]</w:t>
      </w:r>
      <w:r w:rsidDel="00000000" w:rsidR="00000000" w:rsidRPr="00000000">
        <w:rPr>
          <w:rtl w:val="0"/>
        </w:rPr>
      </w:r>
    </w:p>
    <w:p w:rsidR="00000000" w:rsidDel="00000000" w:rsidP="00000000" w:rsidRDefault="00000000" w:rsidRPr="00000000" w14:paraId="000002D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DRAINS: [Type, location / none]</w:t>
      </w:r>
      <w:r w:rsidDel="00000000" w:rsidR="00000000" w:rsidRPr="00000000">
        <w:rPr>
          <w:rtl w:val="0"/>
        </w:rPr>
      </w:r>
    </w:p>
    <w:p w:rsidR="00000000" w:rsidDel="00000000" w:rsidP="00000000" w:rsidRDefault="00000000" w:rsidRPr="00000000" w14:paraId="000002D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COMPLICATIONS: [None / describe]</w:t>
      </w:r>
      <w:r w:rsidDel="00000000" w:rsidR="00000000" w:rsidRPr="00000000">
        <w:rPr>
          <w:rtl w:val="0"/>
        </w:rPr>
      </w:r>
    </w:p>
    <w:p w:rsidR="00000000" w:rsidDel="00000000" w:rsidP="00000000" w:rsidRDefault="00000000" w:rsidRPr="00000000" w14:paraId="000002D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DISPOSITION: [PACU / ICU / floor] in [stable/critical] condition</w:t>
      </w:r>
      <w:r w:rsidDel="00000000" w:rsidR="00000000" w:rsidRPr="00000000">
        <w:rPr>
          <w:rtl w:val="0"/>
        </w:rPr>
      </w:r>
    </w:p>
    <w:p w:rsidR="00000000" w:rsidDel="00000000" w:rsidP="00000000" w:rsidRDefault="00000000" w:rsidRPr="00000000" w14:paraId="000002D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[Surgeon Name, MD]</w:t>
      </w:r>
    </w:p>
    <w:p w:rsidR="00000000" w:rsidDel="00000000" w:rsidP="00000000" w:rsidRDefault="00000000" w:rsidRPr="00000000" w14:paraId="000002D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2D6">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rmrs5d5pc33h"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ANESTHESIA PRE-OPERATIVE EVALUATION</w:t>
      </w:r>
      <w:r w:rsidDel="00000000" w:rsidR="00000000" w:rsidRPr="00000000">
        <w:rPr>
          <w:sz w:val="52"/>
          <w:rtl w:val="0"/>
        </w:rPr>
      </w:r>
    </w:p>
    <w:p w:rsidR="00000000" w:rsidDel="00000000" w:rsidP="00000000" w:rsidRDefault="00000000" w:rsidRPr="00000000" w14:paraId="000002D8">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ANESTHESIA PRE-OPERATIVE EVALUATION</w:t>
      </w:r>
      <w:r w:rsidDel="00000000" w:rsidR="00000000" w:rsidRPr="00000000">
        <w:rPr>
          <w:rtl w:val="0"/>
        </w:rPr>
      </w:r>
    </w:p>
    <w:p w:rsidR="00000000" w:rsidDel="00000000" w:rsidP="00000000" w:rsidRDefault="00000000" w:rsidRPr="00000000" w14:paraId="000002D9">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2DA">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Anesthesia Pre-Op Evaluation</w:t>
      </w:r>
      <w:r w:rsidDel="00000000" w:rsidR="00000000" w:rsidRPr="00000000">
        <w:rPr>
          <w:rtl w:val="0"/>
        </w:rPr>
      </w:r>
    </w:p>
    <w:p w:rsidR="00000000" w:rsidDel="00000000" w:rsidP="00000000" w:rsidRDefault="00000000" w:rsidRPr="00000000" w14:paraId="000002D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[Anesthesiologist Name, Credentials] | Anesthesiology | [Date Time]</w:t>
      </w:r>
    </w:p>
    <w:p w:rsidR="00000000" w:rsidDel="00000000" w:rsidP="00000000" w:rsidRDefault="00000000" w:rsidRPr="00000000" w14:paraId="000002D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2D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ANESTHESIA PRE-OPERATIVE EVALUATION</w:t>
      </w:r>
      <w:r w:rsidDel="00000000" w:rsidR="00000000" w:rsidRPr="00000000">
        <w:rPr>
          <w:rtl w:val="0"/>
        </w:rPr>
      </w:r>
    </w:p>
    <w:p w:rsidR="00000000" w:rsidDel="00000000" w:rsidP="00000000" w:rsidRDefault="00000000" w:rsidRPr="00000000" w14:paraId="000002D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2E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2E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Planned Procedure: [Procedure name]</w:t>
      </w:r>
    </w:p>
    <w:p w:rsidR="00000000" w:rsidDel="00000000" w:rsidP="00000000" w:rsidRDefault="00000000" w:rsidRPr="00000000" w14:paraId="000002E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Surgeon: [Name]</w:t>
      </w:r>
    </w:p>
    <w:p w:rsidR="00000000" w:rsidDel="00000000" w:rsidP="00000000" w:rsidRDefault="00000000" w:rsidRPr="00000000" w14:paraId="000002E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AIRWAY ASSESSMENT:</w:t>
      </w:r>
      <w:r w:rsidDel="00000000" w:rsidR="00000000" w:rsidRPr="00000000">
        <w:rPr>
          <w:rtl w:val="0"/>
        </w:rPr>
      </w:r>
    </w:p>
    <w:p w:rsidR="00000000" w:rsidDel="00000000" w:rsidP="00000000" w:rsidRDefault="00000000" w:rsidRPr="00000000" w14:paraId="000002E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Mallampati: [I/II/III/IV] | Mouth opening: [adequate/limited]</w:t>
      </w:r>
    </w:p>
    <w:p w:rsidR="00000000" w:rsidDel="00000000" w:rsidP="00000000" w:rsidRDefault="00000000" w:rsidRPr="00000000" w14:paraId="000002E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Neck mobility: [full/limited] | Thyromental distance: [adequate/short]</w:t>
      </w:r>
    </w:p>
    <w:p w:rsidR="00000000" w:rsidDel="00000000" w:rsidP="00000000" w:rsidRDefault="00000000" w:rsidRPr="00000000" w14:paraId="000002E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Dentition: [intact/loose teeth/dentures] | Prior intubation: [easy/difficult/unknown]</w:t>
      </w:r>
    </w:p>
    <w:p w:rsidR="00000000" w:rsidDel="00000000" w:rsidP="00000000" w:rsidRDefault="00000000" w:rsidRPr="00000000" w14:paraId="000002E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RELEVANT PMH:</w:t>
      </w:r>
      <w:r w:rsidDel="00000000" w:rsidR="00000000" w:rsidRPr="00000000">
        <w:rPr>
          <w:rtl w:val="0"/>
        </w:rPr>
      </w:r>
    </w:p>
    <w:p w:rsidR="00000000" w:rsidDel="00000000" w:rsidP="00000000" w:rsidRDefault="00000000" w:rsidRPr="00000000" w14:paraId="000002E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[Focused on anesthesia-relevant conditions. Not a full medical history.]</w:t>
      </w:r>
      <w:r w:rsidDel="00000000" w:rsidR="00000000" w:rsidRPr="00000000">
        <w:rPr>
          <w:rtl w:val="0"/>
        </w:rPr>
      </w:r>
    </w:p>
    <w:p w:rsidR="00000000" w:rsidDel="00000000" w:rsidP="00000000" w:rsidRDefault="00000000" w:rsidRPr="00000000" w14:paraId="000002E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[Cardiac, pulmonary, renal, hepatic, neuro, bleeding/clotting, OSA, prior anesthesia complications]</w:t>
      </w:r>
    </w:p>
    <w:p w:rsidR="00000000" w:rsidDel="00000000" w:rsidP="00000000" w:rsidRDefault="00000000" w:rsidRPr="00000000" w14:paraId="000002E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MEDICATIONS: [Relevant meds — anticoag, beta-blockers, insulin, steroids]</w:t>
      </w:r>
      <w:r w:rsidDel="00000000" w:rsidR="00000000" w:rsidRPr="00000000">
        <w:rPr>
          <w:rtl w:val="0"/>
        </w:rPr>
      </w:r>
    </w:p>
    <w:p w:rsidR="00000000" w:rsidDel="00000000" w:rsidP="00000000" w:rsidRDefault="00000000" w:rsidRPr="00000000" w14:paraId="000002E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NPO STATUS: [Confirmed — last PO intake date/time]</w:t>
      </w:r>
      <w:r w:rsidDel="00000000" w:rsidR="00000000" w:rsidRPr="00000000">
        <w:rPr>
          <w:rtl w:val="0"/>
        </w:rPr>
      </w:r>
    </w:p>
    <w:p w:rsidR="00000000" w:rsidDel="00000000" w:rsidP="00000000" w:rsidRDefault="00000000" w:rsidRPr="00000000" w14:paraId="000002E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LABS REVIEWED: [Relevant values]</w:t>
      </w:r>
      <w:r w:rsidDel="00000000" w:rsidR="00000000" w:rsidRPr="00000000">
        <w:rPr>
          <w:rtl w:val="0"/>
        </w:rPr>
      </w:r>
    </w:p>
    <w:p w:rsidR="00000000" w:rsidDel="00000000" w:rsidP="00000000" w:rsidRDefault="00000000" w:rsidRPr="00000000" w14:paraId="000002F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ASA CLASSIFICATION: [I / II / III / IV / V] [E if emergency]</w:t>
      </w:r>
      <w:r w:rsidDel="00000000" w:rsidR="00000000" w:rsidRPr="00000000">
        <w:rPr>
          <w:rtl w:val="0"/>
        </w:rPr>
      </w:r>
    </w:p>
    <w:p w:rsidR="00000000" w:rsidDel="00000000" w:rsidP="00000000" w:rsidRDefault="00000000" w:rsidRPr="00000000" w14:paraId="000002F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ANESTHESIA PLAN:</w:t>
      </w:r>
      <w:r w:rsidDel="00000000" w:rsidR="00000000" w:rsidRPr="00000000">
        <w:rPr>
          <w:rtl w:val="0"/>
        </w:rPr>
      </w:r>
    </w:p>
    <w:p w:rsidR="00000000" w:rsidDel="00000000" w:rsidP="00000000" w:rsidRDefault="00000000" w:rsidRPr="00000000" w14:paraId="000002F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[General / Regional / MAC]. [Airway plan]. [Monitoring — standard vs. invasive]. [Specific concerns and mitigation].</w:t>
      </w:r>
    </w:p>
    <w:p w:rsidR="00000000" w:rsidDel="00000000" w:rsidP="00000000" w:rsidRDefault="00000000" w:rsidRPr="00000000" w14:paraId="000002F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Risks discussed with patient including [standard risks]. Patient consents.</w:t>
      </w:r>
    </w:p>
    <w:p w:rsidR="00000000" w:rsidDel="00000000" w:rsidP="00000000" w:rsidRDefault="00000000" w:rsidRPr="00000000" w14:paraId="000002F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2F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2FB">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C">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ra5g818t2qc1"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ANESTHESIA RECORD / POST-ANESTHESIA NOTE</w:t>
      </w:r>
      <w:r w:rsidDel="00000000" w:rsidR="00000000" w:rsidRPr="00000000">
        <w:rPr>
          <w:sz w:val="52"/>
          <w:rtl w:val="0"/>
        </w:rPr>
      </w:r>
    </w:p>
    <w:p w:rsidR="00000000" w:rsidDel="00000000" w:rsidP="00000000" w:rsidRDefault="00000000" w:rsidRPr="00000000" w14:paraId="000002FE">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ANESTHESIA RECORD / POST-ANESTHESIA NOTE</w:t>
      </w:r>
      <w:r w:rsidDel="00000000" w:rsidR="00000000" w:rsidRPr="00000000">
        <w:rPr>
          <w:rtl w:val="0"/>
        </w:rPr>
      </w:r>
    </w:p>
    <w:p w:rsidR="00000000" w:rsidDel="00000000" w:rsidP="00000000" w:rsidRDefault="00000000" w:rsidRPr="00000000" w14:paraId="000002FF">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&lt;1 page</w:t>
      </w:r>
      <w:r w:rsidDel="00000000" w:rsidR="00000000" w:rsidRPr="00000000">
        <w:rPr>
          <w:rtl w:val="0"/>
        </w:rPr>
      </w:r>
    </w:p>
    <w:p w:rsidR="00000000" w:rsidDel="00000000" w:rsidP="00000000" w:rsidRDefault="00000000" w:rsidRPr="00000000" w14:paraId="00000300">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post-case summary. The intraoperative anesthesia record is a separate flowsheet document (vitals, meds, gases); this is the narrative note written after the case.]</w:t>
      </w:r>
      <w:r w:rsidDel="00000000" w:rsidR="00000000" w:rsidRPr="00000000">
        <w:rPr>
          <w:rtl w:val="0"/>
        </w:rPr>
      </w:r>
    </w:p>
    <w:p w:rsidR="00000000" w:rsidDel="00000000" w:rsidP="00000000" w:rsidRDefault="00000000" w:rsidRPr="00000000" w14:paraId="0000030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2">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Post-Anesthesia Note</w:t>
      </w:r>
      <w:r w:rsidDel="00000000" w:rsidR="00000000" w:rsidRPr="00000000">
        <w:rPr>
          <w:rtl w:val="0"/>
        </w:rPr>
      </w:r>
    </w:p>
    <w:p w:rsidR="00000000" w:rsidDel="00000000" w:rsidP="00000000" w:rsidRDefault="00000000" w:rsidRPr="00000000" w14:paraId="0000030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[Anesthesiologist Name, Credentials] | Anesthesiology | [Date Time]</w:t>
      </w:r>
    </w:p>
    <w:p w:rsidR="00000000" w:rsidDel="00000000" w:rsidP="00000000" w:rsidRDefault="00000000" w:rsidRPr="00000000" w14:paraId="0000030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30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POST-ANESTHESIA NOTE</w:t>
      </w:r>
      <w:r w:rsidDel="00000000" w:rsidR="00000000" w:rsidRPr="00000000">
        <w:rPr>
          <w:rtl w:val="0"/>
        </w:rPr>
      </w:r>
    </w:p>
    <w:p w:rsidR="00000000" w:rsidDel="00000000" w:rsidP="00000000" w:rsidRDefault="00000000" w:rsidRPr="00000000" w14:paraId="0000030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Procedure: [Procedure name]</w:t>
      </w:r>
    </w:p>
    <w:p w:rsidR="00000000" w:rsidDel="00000000" w:rsidP="00000000" w:rsidRDefault="00000000" w:rsidRPr="00000000" w14:paraId="0000030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Surgeon: [Name] | Anesthesiologist: [Name]</w:t>
      </w:r>
    </w:p>
    <w:p w:rsidR="00000000" w:rsidDel="00000000" w:rsidP="00000000" w:rsidRDefault="00000000" w:rsidRPr="00000000" w14:paraId="0000030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Anesthesia type: [General / Regional / MAC]</w:t>
      </w:r>
    </w:p>
    <w:p w:rsidR="00000000" w:rsidDel="00000000" w:rsidP="00000000" w:rsidRDefault="00000000" w:rsidRPr="00000000" w14:paraId="0000030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Airway: [ETT size / LMA / mask — grade of view if intubated]</w:t>
      </w:r>
    </w:p>
    <w:p w:rsidR="00000000" w:rsidDel="00000000" w:rsidP="00000000" w:rsidRDefault="00000000" w:rsidRPr="00000000" w14:paraId="0000030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Duration: [x] hours [x] minutes</w:t>
      </w:r>
    </w:p>
    <w:p w:rsidR="00000000" w:rsidDel="00000000" w:rsidP="00000000" w:rsidRDefault="00000000" w:rsidRPr="00000000" w14:paraId="0000030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EBL: [x] mL</w:t>
      </w:r>
    </w:p>
    <w:p w:rsidR="00000000" w:rsidDel="00000000" w:rsidP="00000000" w:rsidRDefault="00000000" w:rsidRPr="00000000" w14:paraId="0000030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Fluids: [Crystalloid x mL, Colloid x mL, Blood products x units]</w:t>
      </w:r>
    </w:p>
    <w:p w:rsidR="00000000" w:rsidDel="00000000" w:rsidP="00000000" w:rsidRDefault="00000000" w:rsidRPr="00000000" w14:paraId="0000030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UOP: [x] mL</w:t>
      </w:r>
    </w:p>
    <w:p w:rsidR="00000000" w:rsidDel="00000000" w:rsidP="00000000" w:rsidRDefault="00000000" w:rsidRPr="00000000" w14:paraId="0000031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INTRAOPERATIVE COURSE:</w:t>
      </w:r>
      <w:r w:rsidDel="00000000" w:rsidR="00000000" w:rsidRPr="00000000">
        <w:rPr>
          <w:rtl w:val="0"/>
        </w:rPr>
      </w:r>
    </w:p>
    <w:p w:rsidR="00000000" w:rsidDel="00000000" w:rsidP="00000000" w:rsidRDefault="00000000" w:rsidRPr="00000000" w14:paraId="0000031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[2-4 sentences. Any hemodynamic events, vasopressor use, transfusions, complications, positioning concerns.]</w:t>
      </w:r>
      <w:r w:rsidDel="00000000" w:rsidR="00000000" w:rsidRPr="00000000">
        <w:rPr>
          <w:rtl w:val="0"/>
        </w:rPr>
      </w:r>
    </w:p>
    <w:p w:rsidR="00000000" w:rsidDel="00000000" w:rsidP="00000000" w:rsidRDefault="00000000" w:rsidRPr="00000000" w14:paraId="0000031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[Brief narrative of anesthetic course]</w:t>
      </w:r>
    </w:p>
    <w:p w:rsidR="00000000" w:rsidDel="00000000" w:rsidP="00000000" w:rsidRDefault="00000000" w:rsidRPr="00000000" w14:paraId="0000031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EMERGENCE: [Smooth / complicated — describe]</w:t>
      </w:r>
      <w:r w:rsidDel="00000000" w:rsidR="00000000" w:rsidRPr="00000000">
        <w:rPr>
          <w:rtl w:val="0"/>
        </w:rPr>
      </w:r>
    </w:p>
    <w:p w:rsidR="00000000" w:rsidDel="00000000" w:rsidP="00000000" w:rsidRDefault="00000000" w:rsidRPr="00000000" w14:paraId="0000031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Extubated: [Yes — in OR / PACU / remains intubated — reason]</w:t>
      </w:r>
    </w:p>
    <w:p w:rsidR="00000000" w:rsidDel="00000000" w:rsidP="00000000" w:rsidRDefault="00000000" w:rsidRPr="00000000" w14:paraId="0000031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PACU HANDOFF:</w:t>
      </w:r>
      <w:r w:rsidDel="00000000" w:rsidR="00000000" w:rsidRPr="00000000">
        <w:rPr>
          <w:rtl w:val="0"/>
        </w:rPr>
      </w:r>
    </w:p>
    <w:p w:rsidR="00000000" w:rsidDel="00000000" w:rsidP="00000000" w:rsidRDefault="00000000" w:rsidRPr="00000000" w14:paraId="0000031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transferred to [PACU / ICU] in [stable / critical] condition.</w:t>
      </w:r>
    </w:p>
    <w:p w:rsidR="00000000" w:rsidDel="00000000" w:rsidP="00000000" w:rsidRDefault="00000000" w:rsidRPr="00000000" w14:paraId="0000031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[Specific PACU orders or concerns — pain management, monitoring, antiemetics]</w:t>
      </w:r>
    </w:p>
    <w:p w:rsidR="00000000" w:rsidDel="00000000" w:rsidP="00000000" w:rsidRDefault="00000000" w:rsidRPr="00000000" w14:paraId="0000031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31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31E">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F">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h764i18mxaeg" w:id="24"/>
      <w:bookmarkEnd w:id="24"/>
      <w:r w:rsidDel="00000000" w:rsidR="00000000" w:rsidRPr="00000000">
        <w:rPr>
          <w:sz w:val="52"/>
          <w:rtl w:val="0"/>
        </w:rPr>
        <w:t xml:space="preserve">💼</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Outpatient Core</w:t>
      </w:r>
      <w:r w:rsidDel="00000000" w:rsidR="00000000" w:rsidRPr="00000000">
        <w:rPr>
          <w:sz w:val="52"/>
          <w:rtl w:val="0"/>
        </w:rPr>
      </w:r>
    </w:p>
    <w:p w:rsidR="00000000" w:rsidDel="00000000" w:rsidP="00000000" w:rsidRDefault="00000000" w:rsidRPr="00000000" w14:paraId="000003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r9myyn5x5z73"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TELEHEALTH VISIT NOTE</w:t>
      </w:r>
      <w:r w:rsidDel="00000000" w:rsidR="00000000" w:rsidRPr="00000000">
        <w:rPr>
          <w:sz w:val="52"/>
          <w:rtl w:val="0"/>
        </w:rPr>
      </w:r>
    </w:p>
    <w:p w:rsidR="00000000" w:rsidDel="00000000" w:rsidP="00000000" w:rsidRDefault="00000000" w:rsidRPr="00000000" w14:paraId="00000323">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TELEHEALTH VISIT NOTE</w:t>
      </w:r>
      <w:r w:rsidDel="00000000" w:rsidR="00000000" w:rsidRPr="00000000">
        <w:rPr>
          <w:rtl w:val="0"/>
        </w:rPr>
      </w:r>
    </w:p>
    <w:p w:rsidR="00000000" w:rsidDel="00000000" w:rsidP="00000000" w:rsidRDefault="00000000" w:rsidRPr="00000000" w14:paraId="00000324">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325">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[Same structure as an office visit note with a few additions: visit platform, patient location, and exam limitations documented. Modeled after our D2 (PCP telehealth note).]</w:t>
      </w:r>
      <w:r w:rsidDel="00000000" w:rsidR="00000000" w:rsidRPr="00000000">
        <w:rPr>
          <w:rtl w:val="0"/>
        </w:rPr>
      </w:r>
    </w:p>
    <w:p w:rsidR="00000000" w:rsidDel="00000000" w:rsidP="00000000" w:rsidRDefault="00000000" w:rsidRPr="00000000" w14:paraId="0000032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7">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Telehealth Visit</w:t>
      </w:r>
      <w:r w:rsidDel="00000000" w:rsidR="00000000" w:rsidRPr="00000000">
        <w:rPr>
          <w:rtl w:val="0"/>
        </w:rPr>
      </w:r>
    </w:p>
    <w:p w:rsidR="00000000" w:rsidDel="00000000" w:rsidP="00000000" w:rsidRDefault="00000000" w:rsidRPr="00000000" w14:paraId="0000032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[Practice / Specialty] | [Date]</w:t>
      </w:r>
    </w:p>
    <w:p w:rsidR="00000000" w:rsidDel="00000000" w:rsidP="00000000" w:rsidRDefault="00000000" w:rsidRPr="00000000" w14:paraId="0000032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32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TELEHEALTH VISIT NOTE</w:t>
      </w:r>
      <w:r w:rsidDel="00000000" w:rsidR="00000000" w:rsidRPr="00000000">
        <w:rPr>
          <w:rtl w:val="0"/>
        </w:rPr>
      </w:r>
    </w:p>
    <w:p w:rsidR="00000000" w:rsidDel="00000000" w:rsidP="00000000" w:rsidRDefault="00000000" w:rsidRPr="00000000" w14:paraId="0000032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32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32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Visit Type: [Follow-up / Chronic Disease Management / etc.]</w:t>
      </w:r>
    </w:p>
    <w:p w:rsidR="00000000" w:rsidDel="00000000" w:rsidP="00000000" w:rsidRDefault="00000000" w:rsidRPr="00000000" w14:paraId="0000032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CHIEF COMPLAINT: [1-line CC]</w:t>
      </w:r>
      <w:r w:rsidDel="00000000" w:rsidR="00000000" w:rsidRPr="00000000">
        <w:rPr>
          <w:rtl w:val="0"/>
        </w:rPr>
      </w:r>
    </w:p>
    <w:p w:rsidR="00000000" w:rsidDel="00000000" w:rsidP="00000000" w:rsidRDefault="00000000" w:rsidRPr="00000000" w14:paraId="0000033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SUBJECTIVE:</w:t>
      </w:r>
      <w:r w:rsidDel="00000000" w:rsidR="00000000" w:rsidRPr="00000000">
        <w:rPr>
          <w:rtl w:val="0"/>
        </w:rPr>
      </w:r>
    </w:p>
    <w:p w:rsidR="00000000" w:rsidDel="00000000" w:rsidP="00000000" w:rsidRDefault="00000000" w:rsidRPr="00000000" w14:paraId="0000033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[Clinical narrative — same as office visit HPI]</w:t>
      </w:r>
    </w:p>
    <w:p w:rsidR="00000000" w:rsidDel="00000000" w:rsidP="00000000" w:rsidRDefault="00000000" w:rsidRPr="00000000" w14:paraId="0000033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MEDICATIONS:</w:t>
      </w:r>
      <w:r w:rsidDel="00000000" w:rsidR="00000000" w:rsidRPr="00000000">
        <w:rPr>
          <w:rtl w:val="0"/>
        </w:rPr>
      </w:r>
    </w:p>
    <w:p w:rsidR="00000000" w:rsidDel="00000000" w:rsidP="00000000" w:rsidRDefault="00000000" w:rsidRPr="00000000" w14:paraId="0000033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list or 'Reviewed — no changes.']</w:t>
      </w:r>
    </w:p>
    <w:p w:rsidR="00000000" w:rsidDel="00000000" w:rsidP="00000000" w:rsidRDefault="00000000" w:rsidRPr="00000000" w14:paraId="0000033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 (Telehealth — Limited):</w:t>
      </w:r>
      <w:r w:rsidDel="00000000" w:rsidR="00000000" w:rsidRPr="00000000">
        <w:rPr>
          <w:rtl w:val="0"/>
        </w:rPr>
      </w:r>
    </w:p>
    <w:p w:rsidR="00000000" w:rsidDel="00000000" w:rsidP="00000000" w:rsidRDefault="00000000" w:rsidRPr="00000000" w14:paraId="0000033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[Document what you can observe via video. Note limitations explicitly.]</w:t>
      </w:r>
      <w:r w:rsidDel="00000000" w:rsidR="00000000" w:rsidRPr="00000000">
        <w:rPr>
          <w:rtl w:val="0"/>
        </w:rPr>
      </w:r>
    </w:p>
    <w:p w:rsidR="00000000" w:rsidDel="00000000" w:rsidP="00000000" w:rsidRDefault="00000000" w:rsidRPr="00000000" w14:paraId="0000033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General: [observation via video]</w:t>
      </w:r>
    </w:p>
    <w:p w:rsidR="00000000" w:rsidDel="00000000" w:rsidP="00000000" w:rsidRDefault="00000000" w:rsidRPr="00000000" w14:paraId="0000033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[Other observable findings]</w:t>
      </w:r>
    </w:p>
    <w:p w:rsidR="00000000" w:rsidDel="00000000" w:rsidP="00000000" w:rsidRDefault="00000000" w:rsidRPr="00000000" w14:paraId="0000033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Comprehensive exam deferred to next in-person visit.</w:t>
      </w:r>
    </w:p>
    <w:p w:rsidR="00000000" w:rsidDel="00000000" w:rsidP="00000000" w:rsidRDefault="00000000" w:rsidRPr="00000000" w14:paraId="0000033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33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[Problem] — [assessment]</w:t>
      </w:r>
    </w:p>
    <w:p w:rsidR="00000000" w:rsidDel="00000000" w:rsidP="00000000" w:rsidRDefault="00000000" w:rsidRPr="00000000" w14:paraId="0000034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34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Follow-up: [timeframe] — [in-person / telehealth]</w:t>
      </w:r>
    </w:p>
    <w:p w:rsidR="00000000" w:rsidDel="00000000" w:rsidP="00000000" w:rsidRDefault="00000000" w:rsidRPr="00000000" w14:paraId="0000034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34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347">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8">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3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nn0cnp9dqhaj"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OFFICE VISIT NOTE (New or Established Patient)</w:t>
      </w:r>
      <w:r w:rsidDel="00000000" w:rsidR="00000000" w:rsidRPr="00000000">
        <w:rPr>
          <w:sz w:val="52"/>
          <w:rtl w:val="0"/>
        </w:rPr>
      </w:r>
    </w:p>
    <w:p w:rsidR="00000000" w:rsidDel="00000000" w:rsidP="00000000" w:rsidRDefault="00000000" w:rsidRPr="00000000" w14:paraId="0000034A">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OFFICE VISIT NOTE (New or Established Patient)</w:t>
      </w:r>
      <w:r w:rsidDel="00000000" w:rsidR="00000000" w:rsidRPr="00000000">
        <w:rPr>
          <w:rtl w:val="0"/>
        </w:rPr>
      </w:r>
    </w:p>
    <w:p w:rsidR="00000000" w:rsidDel="00000000" w:rsidP="00000000" w:rsidRDefault="00000000" w:rsidRPr="00000000" w14:paraId="0000034B">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1–2 pages</w:t>
      </w:r>
      <w:r w:rsidDel="00000000" w:rsidR="00000000" w:rsidRPr="00000000">
        <w:rPr>
          <w:rtl w:val="0"/>
        </w:rPr>
      </w:r>
    </w:p>
    <w:p w:rsidR="00000000" w:rsidDel="00000000" w:rsidP="00000000" w:rsidRDefault="00000000" w:rsidRPr="00000000" w14:paraId="0000034C">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[Standard outpatient visit. Same template for new and established patients — new patient notes tend to have a longer PMH/meds section; established patient notes reference 'as previously documented.' Modeled after a real PCP or specialist office note.]</w:t>
      </w:r>
      <w:r w:rsidDel="00000000" w:rsidR="00000000" w:rsidRPr="00000000">
        <w:rPr>
          <w:rtl w:val="0"/>
        </w:rPr>
      </w:r>
    </w:p>
    <w:p w:rsidR="00000000" w:rsidDel="00000000" w:rsidP="00000000" w:rsidRDefault="00000000" w:rsidRPr="00000000" w14:paraId="0000034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E">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Office Visit Note</w:t>
      </w:r>
      <w:r w:rsidDel="00000000" w:rsidR="00000000" w:rsidRPr="00000000">
        <w:rPr>
          <w:rtl w:val="0"/>
        </w:rPr>
      </w:r>
    </w:p>
    <w:p w:rsidR="00000000" w:rsidDel="00000000" w:rsidP="00000000" w:rsidRDefault="00000000" w:rsidRPr="00000000" w14:paraId="0000034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[Practice / Specialty] | [Date]</w:t>
      </w:r>
    </w:p>
    <w:p w:rsidR="00000000" w:rsidDel="00000000" w:rsidP="00000000" w:rsidRDefault="00000000" w:rsidRPr="00000000" w14:paraId="0000035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35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OFFICE VISIT NOTE</w:t>
      </w:r>
      <w:r w:rsidDel="00000000" w:rsidR="00000000" w:rsidRPr="00000000">
        <w:rPr>
          <w:rtl w:val="0"/>
        </w:rPr>
      </w:r>
    </w:p>
    <w:p w:rsidR="00000000" w:rsidDel="00000000" w:rsidP="00000000" w:rsidRDefault="00000000" w:rsidRPr="00000000" w14:paraId="0000035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35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35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Visit Type: [New Patient / Established Patient / Follow-Up]</w:t>
      </w:r>
    </w:p>
    <w:p w:rsidR="00000000" w:rsidDel="00000000" w:rsidP="00000000" w:rsidRDefault="00000000" w:rsidRPr="00000000" w14:paraId="0000035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CHIEF COMPLAINT: [1-line CC]</w:t>
      </w:r>
      <w:r w:rsidDel="00000000" w:rsidR="00000000" w:rsidRPr="00000000">
        <w:rPr>
          <w:rtl w:val="0"/>
        </w:rPr>
      </w:r>
    </w:p>
    <w:p w:rsidR="00000000" w:rsidDel="00000000" w:rsidP="00000000" w:rsidRDefault="00000000" w:rsidRPr="00000000" w14:paraId="0000035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 OF PRESENT ILLNESS:</w:t>
      </w:r>
      <w:r w:rsidDel="00000000" w:rsidR="00000000" w:rsidRPr="00000000">
        <w:rPr>
          <w:rtl w:val="0"/>
        </w:rPr>
      </w:r>
    </w:p>
    <w:p w:rsidR="00000000" w:rsidDel="00000000" w:rsidP="00000000" w:rsidRDefault="00000000" w:rsidRPr="00000000" w14:paraId="0000035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[1-2 paragraphs. For established patients, reference what has changed since last visit. For new patients, include relevant background.]</w:t>
      </w:r>
      <w:r w:rsidDel="00000000" w:rsidR="00000000" w:rsidRPr="00000000">
        <w:rPr>
          <w:rtl w:val="0"/>
        </w:rPr>
      </w:r>
    </w:p>
    <w:p w:rsidR="00000000" w:rsidDel="00000000" w:rsidP="00000000" w:rsidRDefault="00000000" w:rsidRPr="00000000" w14:paraId="0000035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[Clinical narrative]</w:t>
      </w:r>
    </w:p>
    <w:p w:rsidR="00000000" w:rsidDel="00000000" w:rsidP="00000000" w:rsidRDefault="00000000" w:rsidRPr="00000000" w14:paraId="0000035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REVIEW OF SYSTEMS:</w:t>
      </w:r>
      <w:r w:rsidDel="00000000" w:rsidR="00000000" w:rsidRPr="00000000">
        <w:rPr>
          <w:rtl w:val="0"/>
        </w:rPr>
      </w:r>
    </w:p>
    <w:p w:rsidR="00000000" w:rsidDel="00000000" w:rsidP="00000000" w:rsidRDefault="00000000" w:rsidRPr="00000000" w14:paraId="0000035E">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[Pertinent positives and negatives only. Not a 14-system checklist. 2-4 lines.]</w:t>
      </w:r>
      <w:r w:rsidDel="00000000" w:rsidR="00000000" w:rsidRPr="00000000">
        <w:rPr>
          <w:rtl w:val="0"/>
        </w:rPr>
      </w:r>
    </w:p>
    <w:p w:rsidR="00000000" w:rsidDel="00000000" w:rsidP="00000000" w:rsidRDefault="00000000" w:rsidRPr="00000000" w14:paraId="0000035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[Relevant systems]</w:t>
      </w:r>
    </w:p>
    <w:p w:rsidR="00000000" w:rsidDel="00000000" w:rsidP="00000000" w:rsidRDefault="00000000" w:rsidRPr="00000000" w14:paraId="0000036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MEDICATIONS:</w:t>
      </w:r>
      <w:r w:rsidDel="00000000" w:rsidR="00000000" w:rsidRPr="00000000">
        <w:rPr>
          <w:rtl w:val="0"/>
        </w:rPr>
      </w:r>
    </w:p>
    <w:p w:rsidR="00000000" w:rsidDel="00000000" w:rsidP="00000000" w:rsidRDefault="00000000" w:rsidRPr="00000000" w14:paraId="0000036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[Can reference 'per chart' for established patients with no changes. List fully for new patients or when changes are being made.]</w:t>
      </w:r>
      <w:r w:rsidDel="00000000" w:rsidR="00000000" w:rsidRPr="00000000">
        <w:rPr>
          <w:rtl w:val="0"/>
        </w:rPr>
      </w:r>
    </w:p>
    <w:p w:rsidR="00000000" w:rsidDel="00000000" w:rsidP="00000000" w:rsidRDefault="00000000" w:rsidRPr="00000000" w14:paraId="0000036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list or 'Reviewed and unchanged per chart.']</w:t>
      </w:r>
    </w:p>
    <w:p w:rsidR="00000000" w:rsidDel="00000000" w:rsidP="00000000" w:rsidRDefault="00000000" w:rsidRPr="00000000" w14:paraId="0000036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36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Vitals: HR [x] | BP [x/x] | RR [x] | Temp [x]°F | SpO2 [x]% | Wt [x] kg</w:t>
      </w:r>
    </w:p>
    <w:p w:rsidR="00000000" w:rsidDel="00000000" w:rsidP="00000000" w:rsidRDefault="00000000" w:rsidRPr="00000000" w14:paraId="0000036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[Focused exam. 4-6 lines covering systems relevant to the CC.]</w:t>
      </w:r>
      <w:r w:rsidDel="00000000" w:rsidR="00000000" w:rsidRPr="00000000">
        <w:rPr>
          <w:rtl w:val="0"/>
        </w:rPr>
      </w:r>
    </w:p>
    <w:p w:rsidR="00000000" w:rsidDel="00000000" w:rsidP="00000000" w:rsidRDefault="00000000" w:rsidRPr="00000000" w14:paraId="0000036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[Relevant systems, 1 line each]</w:t>
      </w:r>
    </w:p>
    <w:p w:rsidR="00000000" w:rsidDel="00000000" w:rsidP="00000000" w:rsidRDefault="00000000" w:rsidRPr="00000000" w14:paraId="0000036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36B">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[Problem-based. Numbered. Each problem gets 1-3 plan items.]</w:t>
      </w:r>
      <w:r w:rsidDel="00000000" w:rsidR="00000000" w:rsidRPr="00000000">
        <w:rPr>
          <w:rtl w:val="0"/>
        </w:rPr>
      </w:r>
    </w:p>
    <w:p w:rsidR="00000000" w:rsidDel="00000000" w:rsidP="00000000" w:rsidRDefault="00000000" w:rsidRPr="00000000" w14:paraId="0000036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[Problem] — [assessment]</w:t>
      </w:r>
    </w:p>
    <w:p w:rsidR="00000000" w:rsidDel="00000000" w:rsidP="00000000" w:rsidRDefault="00000000" w:rsidRPr="00000000" w14:paraId="0000036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36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[Problem]</w:t>
      </w:r>
    </w:p>
    <w:p w:rsidR="00000000" w:rsidDel="00000000" w:rsidP="00000000" w:rsidRDefault="00000000" w:rsidRPr="00000000" w14:paraId="0000036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37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Follow-up: [timeframe or 'as needed']</w:t>
      </w:r>
    </w:p>
    <w:p w:rsidR="00000000" w:rsidDel="00000000" w:rsidP="00000000" w:rsidRDefault="00000000" w:rsidRPr="00000000" w14:paraId="0000037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37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376">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hblgd2h5w4pg"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URGENT CARE VISIT NOTE</w:t>
      </w:r>
      <w:r w:rsidDel="00000000" w:rsidR="00000000" w:rsidRPr="00000000">
        <w:rPr>
          <w:sz w:val="52"/>
          <w:rtl w:val="0"/>
        </w:rPr>
      </w:r>
    </w:p>
    <w:p w:rsidR="00000000" w:rsidDel="00000000" w:rsidP="00000000" w:rsidRDefault="00000000" w:rsidRPr="00000000" w14:paraId="00000378">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URGENT CARE VISIT NOTE</w:t>
      </w:r>
      <w:r w:rsidDel="00000000" w:rsidR="00000000" w:rsidRPr="00000000">
        <w:rPr>
          <w:rtl w:val="0"/>
        </w:rPr>
      </w:r>
    </w:p>
    <w:p w:rsidR="00000000" w:rsidDel="00000000" w:rsidP="00000000" w:rsidRDefault="00000000" w:rsidRPr="00000000" w14:paraId="00000379">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1–2 pages</w:t>
      </w:r>
      <w:r w:rsidDel="00000000" w:rsidR="00000000" w:rsidRPr="00000000">
        <w:rPr>
          <w:rtl w:val="0"/>
        </w:rPr>
      </w:r>
    </w:p>
    <w:p w:rsidR="00000000" w:rsidDel="00000000" w:rsidP="00000000" w:rsidRDefault="00000000" w:rsidRPr="00000000" w14:paraId="0000037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[Outpatient ambulatory note. Similar to an ED note but lower acuity, no MDM section, and the provider is often working with limited information. Modeled after the Task 4 scenario in World 001 — a patient presenting with a new complaint and a recent hospitalization the UC provider may not have records for.]</w:t>
      </w:r>
      <w:r w:rsidDel="00000000" w:rsidR="00000000" w:rsidRPr="00000000">
        <w:rPr>
          <w:rtl w:val="0"/>
        </w:rPr>
      </w:r>
    </w:p>
    <w:p w:rsidR="00000000" w:rsidDel="00000000" w:rsidP="00000000" w:rsidRDefault="00000000" w:rsidRPr="00000000" w14:paraId="0000037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C">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Urgent Care Visit</w:t>
      </w:r>
      <w:r w:rsidDel="00000000" w:rsidR="00000000" w:rsidRPr="00000000">
        <w:rPr>
          <w:rtl w:val="0"/>
        </w:rPr>
      </w:r>
    </w:p>
    <w:p w:rsidR="00000000" w:rsidDel="00000000" w:rsidP="00000000" w:rsidRDefault="00000000" w:rsidRPr="00000000" w14:paraId="0000037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Urgent Care | [Date Time]</w:t>
      </w:r>
    </w:p>
    <w:p w:rsidR="00000000" w:rsidDel="00000000" w:rsidP="00000000" w:rsidRDefault="00000000" w:rsidRPr="00000000" w14:paraId="0000037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37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URGENT CARE VISIT NOTE</w:t>
      </w:r>
      <w:r w:rsidDel="00000000" w:rsidR="00000000" w:rsidRPr="00000000">
        <w:rPr>
          <w:rtl w:val="0"/>
        </w:rPr>
      </w:r>
    </w:p>
    <w:p w:rsidR="00000000" w:rsidDel="00000000" w:rsidP="00000000" w:rsidRDefault="00000000" w:rsidRPr="00000000" w14:paraId="0000038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38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38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CHIEF COMPLAINT: [1-line CC]</w:t>
      </w:r>
      <w:r w:rsidDel="00000000" w:rsidR="00000000" w:rsidRPr="00000000">
        <w:rPr>
          <w:rtl w:val="0"/>
        </w:rPr>
      </w:r>
    </w:p>
    <w:p w:rsidR="00000000" w:rsidDel="00000000" w:rsidP="00000000" w:rsidRDefault="00000000" w:rsidRPr="00000000" w14:paraId="0000038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 OF PRESENT ILLNESS:</w:t>
      </w:r>
      <w:r w:rsidDel="00000000" w:rsidR="00000000" w:rsidRPr="00000000">
        <w:rPr>
          <w:rtl w:val="0"/>
        </w:rPr>
      </w:r>
    </w:p>
    <w:p w:rsidR="00000000" w:rsidDel="00000000" w:rsidP="00000000" w:rsidRDefault="00000000" w:rsidRPr="00000000" w14:paraId="0000038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[1-2 paragraphs. Include any history the patient or family reports — especially recent hospitalizations, surgeries, or medication changes. The UC provider may not have outside records.]</w:t>
      </w:r>
      <w:r w:rsidDel="00000000" w:rsidR="00000000" w:rsidRPr="00000000">
        <w:rPr>
          <w:rtl w:val="0"/>
        </w:rPr>
      </w:r>
    </w:p>
    <w:p w:rsidR="00000000" w:rsidDel="00000000" w:rsidP="00000000" w:rsidRDefault="00000000" w:rsidRPr="00000000" w14:paraId="0000038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 y/o [sex] with [known PMH or 'PMH per patient report'] presenting with [complaint]. [Clinical narrative]. [Any reported recent hospitalization, procedures, or medication changes per patient/family].</w:t>
      </w:r>
    </w:p>
    <w:p w:rsidR="00000000" w:rsidDel="00000000" w:rsidP="00000000" w:rsidRDefault="00000000" w:rsidRPr="00000000" w14:paraId="0000038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MEDICATIONS (per patient report):</w:t>
      </w:r>
      <w:r w:rsidDel="00000000" w:rsidR="00000000" w:rsidRPr="00000000">
        <w:rPr>
          <w:rtl w:val="0"/>
        </w:rPr>
      </w:r>
    </w:p>
    <w:p w:rsidR="00000000" w:rsidDel="00000000" w:rsidP="00000000" w:rsidRDefault="00000000" w:rsidRPr="00000000" w14:paraId="0000038B">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[May be a patient-reported list, a discharge medication list brought in, or incomplete. Document the source.]</w:t>
      </w:r>
      <w:r w:rsidDel="00000000" w:rsidR="00000000" w:rsidRPr="00000000">
        <w:rPr>
          <w:rtl w:val="0"/>
        </w:rPr>
      </w:r>
    </w:p>
    <w:p w:rsidR="00000000" w:rsidDel="00000000" w:rsidP="00000000" w:rsidRDefault="00000000" w:rsidRPr="00000000" w14:paraId="0000038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 patient verbal / discharge list / pharmacy printout / family report]</w:t>
      </w:r>
    </w:p>
    <w:p w:rsidR="00000000" w:rsidDel="00000000" w:rsidP="00000000" w:rsidRDefault="00000000" w:rsidRPr="00000000" w14:paraId="0000038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[Medication] [dose] [frequency]</w:t>
      </w:r>
    </w:p>
    <w:p w:rsidR="00000000" w:rsidDel="00000000" w:rsidP="00000000" w:rsidRDefault="00000000" w:rsidRPr="00000000" w14:paraId="0000038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ALLERGIES: [Drug (reaction)]</w:t>
      </w:r>
      <w:r w:rsidDel="00000000" w:rsidR="00000000" w:rsidRPr="00000000">
        <w:rPr>
          <w:rtl w:val="0"/>
        </w:rPr>
      </w:r>
    </w:p>
    <w:p w:rsidR="00000000" w:rsidDel="00000000" w:rsidP="00000000" w:rsidRDefault="00000000" w:rsidRPr="00000000" w14:paraId="0000039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VITAL SIGNS:</w:t>
      </w:r>
      <w:r w:rsidDel="00000000" w:rsidR="00000000" w:rsidRPr="00000000">
        <w:rPr>
          <w:rtl w:val="0"/>
        </w:rPr>
      </w:r>
    </w:p>
    <w:p w:rsidR="00000000" w:rsidDel="00000000" w:rsidP="00000000" w:rsidRDefault="00000000" w:rsidRPr="00000000" w14:paraId="0000039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HR [x] | BP [x/x] | RR [x] | Temp [x]°F | SpO2 [x]% on RA</w:t>
      </w:r>
    </w:p>
    <w:p w:rsidR="00000000" w:rsidDel="00000000" w:rsidP="00000000" w:rsidRDefault="00000000" w:rsidRPr="00000000" w14:paraId="0000039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396">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[Focused on the chief complaint. 5-8 lines.]</w:t>
      </w:r>
      <w:r w:rsidDel="00000000" w:rsidR="00000000" w:rsidRPr="00000000">
        <w:rPr>
          <w:rtl w:val="0"/>
        </w:rPr>
      </w:r>
    </w:p>
    <w:p w:rsidR="00000000" w:rsidDel="00000000" w:rsidP="00000000" w:rsidRDefault="00000000" w:rsidRPr="00000000" w14:paraId="0000039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[Relevant systems, 1 line each]</w:t>
      </w:r>
    </w:p>
    <w:p w:rsidR="00000000" w:rsidDel="00000000" w:rsidP="00000000" w:rsidRDefault="00000000" w:rsidRPr="00000000" w14:paraId="0000039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39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[Problem-based. Include differential if applicable. Disposition decision.]</w:t>
      </w:r>
      <w:r w:rsidDel="00000000" w:rsidR="00000000" w:rsidRPr="00000000">
        <w:rPr>
          <w:rtl w:val="0"/>
        </w:rPr>
      </w:r>
    </w:p>
    <w:p w:rsidR="00000000" w:rsidDel="00000000" w:rsidP="00000000" w:rsidRDefault="00000000" w:rsidRPr="00000000" w14:paraId="0000039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[Problem] — [assessment]</w:t>
      </w:r>
    </w:p>
    <w:p w:rsidR="00000000" w:rsidDel="00000000" w:rsidP="00000000" w:rsidRDefault="00000000" w:rsidRPr="00000000" w14:paraId="0000039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[Workup / treatment]</w:t>
      </w:r>
    </w:p>
    <w:p w:rsidR="00000000" w:rsidDel="00000000" w:rsidP="00000000" w:rsidRDefault="00000000" w:rsidRPr="00000000" w14:paraId="0000039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[Disposition: discharge, send to ED, follow-up with PCP in x days]</w:t>
      </w:r>
    </w:p>
    <w:p w:rsidR="00000000" w:rsidDel="00000000" w:rsidP="00000000" w:rsidRDefault="00000000" w:rsidRPr="00000000" w14:paraId="0000039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[Problem]</w:t>
      </w:r>
    </w:p>
    <w:p w:rsidR="00000000" w:rsidDel="00000000" w:rsidP="00000000" w:rsidRDefault="00000000" w:rsidRPr="00000000" w14:paraId="0000039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w:t>
      </w:r>
    </w:p>
    <w:p w:rsidR="00000000" w:rsidDel="00000000" w:rsidP="00000000" w:rsidRDefault="00000000" w:rsidRPr="00000000" w14:paraId="000003A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DISPOSITION: [Discharged / Referred to ED / Follow-up with [provider] in [timeframe]]</w:t>
      </w:r>
      <w:r w:rsidDel="00000000" w:rsidR="00000000" w:rsidRPr="00000000">
        <w:rPr>
          <w:rtl w:val="0"/>
        </w:rPr>
      </w:r>
    </w:p>
    <w:p w:rsidR="00000000" w:rsidDel="00000000" w:rsidP="00000000" w:rsidRDefault="00000000" w:rsidRPr="00000000" w14:paraId="000003A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MD/DO/PA/NP]</w:t>
      </w:r>
    </w:p>
    <w:p w:rsidR="00000000" w:rsidDel="00000000" w:rsidP="00000000" w:rsidRDefault="00000000" w:rsidRPr="00000000" w14:paraId="000003A4">
      <w:pPr>
        <w:spacing w:after="4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3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ydmezgwoo23s"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ANNUAL WELLNESS / PREVENTIVE VISIT NOTE</w:t>
      </w:r>
      <w:r w:rsidDel="00000000" w:rsidR="00000000" w:rsidRPr="00000000">
        <w:rPr>
          <w:sz w:val="52"/>
          <w:rtl w:val="0"/>
        </w:rPr>
      </w:r>
    </w:p>
    <w:p w:rsidR="00000000" w:rsidDel="00000000" w:rsidP="00000000" w:rsidRDefault="00000000" w:rsidRPr="00000000" w14:paraId="000003A6">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ANNUAL WELLNESS / PREVENTIVE VISIT NOTE</w:t>
      </w:r>
      <w:r w:rsidDel="00000000" w:rsidR="00000000" w:rsidRPr="00000000">
        <w:rPr>
          <w:rtl w:val="0"/>
        </w:rPr>
      </w:r>
    </w:p>
    <w:p w:rsidR="00000000" w:rsidDel="00000000" w:rsidP="00000000" w:rsidRDefault="00000000" w:rsidRPr="00000000" w14:paraId="000003A7">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1–2 pages</w:t>
      </w:r>
      <w:r w:rsidDel="00000000" w:rsidR="00000000" w:rsidRPr="00000000">
        <w:rPr>
          <w:rtl w:val="0"/>
        </w:rPr>
      </w:r>
    </w:p>
    <w:p w:rsidR="00000000" w:rsidDel="00000000" w:rsidP="00000000" w:rsidRDefault="00000000" w:rsidRPr="00000000" w14:paraId="000003A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[Medicare AWV or general preventive visit. Focused on screening, risk assessment, and care coordination — not acute complaints. If an acute issue comes up during the visit, document it as a separate problem in the A&amp;P.]</w:t>
      </w:r>
      <w:r w:rsidDel="00000000" w:rsidR="00000000" w:rsidRPr="00000000">
        <w:rPr>
          <w:rtl w:val="0"/>
        </w:rPr>
      </w:r>
    </w:p>
    <w:p w:rsidR="00000000" w:rsidDel="00000000" w:rsidP="00000000" w:rsidRDefault="00000000" w:rsidRPr="00000000" w14:paraId="000003A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A">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Annual Wellness Visit</w:t>
      </w:r>
      <w:r w:rsidDel="00000000" w:rsidR="00000000" w:rsidRPr="00000000">
        <w:rPr>
          <w:rtl w:val="0"/>
        </w:rPr>
      </w:r>
    </w:p>
    <w:p w:rsidR="00000000" w:rsidDel="00000000" w:rsidP="00000000" w:rsidRDefault="00000000" w:rsidRPr="00000000" w14:paraId="000003A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[Practice] | [Date]</w:t>
      </w:r>
    </w:p>
    <w:p w:rsidR="00000000" w:rsidDel="00000000" w:rsidP="00000000" w:rsidRDefault="00000000" w:rsidRPr="00000000" w14:paraId="000003A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3A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ANNUAL WELLNESS VISIT</w:t>
      </w:r>
      <w:r w:rsidDel="00000000" w:rsidR="00000000" w:rsidRPr="00000000">
        <w:rPr>
          <w:rtl w:val="0"/>
        </w:rPr>
      </w:r>
    </w:p>
    <w:p w:rsidR="00000000" w:rsidDel="00000000" w:rsidP="00000000" w:rsidRDefault="00000000" w:rsidRPr="00000000" w14:paraId="000003A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3B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3B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B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HEALTH RISK ASSESSMENT:</w:t>
      </w:r>
      <w:r w:rsidDel="00000000" w:rsidR="00000000" w:rsidRPr="00000000">
        <w:rPr>
          <w:rtl w:val="0"/>
        </w:rPr>
      </w:r>
    </w:p>
    <w:p w:rsidR="00000000" w:rsidDel="00000000" w:rsidP="00000000" w:rsidRDefault="00000000" w:rsidRPr="00000000" w14:paraId="000003B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Fall risk: [Low / Moderate / High]</w:t>
      </w:r>
    </w:p>
    <w:p w:rsidR="00000000" w:rsidDel="00000000" w:rsidP="00000000" w:rsidRDefault="00000000" w:rsidRPr="00000000" w14:paraId="000003B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Depression screening (PHQ-2/9): [Score] — [Negative / Positive]</w:t>
      </w:r>
    </w:p>
    <w:p w:rsidR="00000000" w:rsidDel="00000000" w:rsidP="00000000" w:rsidRDefault="00000000" w:rsidRPr="00000000" w14:paraId="000003B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Cognitive screening: [Normal / Abnormal / Deferred]</w:t>
      </w:r>
    </w:p>
    <w:p w:rsidR="00000000" w:rsidDel="00000000" w:rsidP="00000000" w:rsidRDefault="00000000" w:rsidRPr="00000000" w14:paraId="000003B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Functional status: [Independent / Assisted — specify]</w:t>
      </w:r>
    </w:p>
    <w:p w:rsidR="00000000" w:rsidDel="00000000" w:rsidP="00000000" w:rsidRDefault="00000000" w:rsidRPr="00000000" w14:paraId="000003B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B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PREVENTIVE CARE STATUS:</w:t>
      </w:r>
      <w:r w:rsidDel="00000000" w:rsidR="00000000" w:rsidRPr="00000000">
        <w:rPr>
          <w:rtl w:val="0"/>
        </w:rPr>
      </w:r>
    </w:p>
    <w:p w:rsidR="00000000" w:rsidDel="00000000" w:rsidP="00000000" w:rsidRDefault="00000000" w:rsidRPr="00000000" w14:paraId="000003B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[Screenings, vaccinations, counseling. List what is current and what is due.]</w:t>
      </w:r>
      <w:r w:rsidDel="00000000" w:rsidR="00000000" w:rsidRPr="00000000">
        <w:rPr>
          <w:rtl w:val="0"/>
        </w:rPr>
      </w:r>
    </w:p>
    <w:p w:rsidR="00000000" w:rsidDel="00000000" w:rsidP="00000000" w:rsidRDefault="00000000" w:rsidRPr="00000000" w14:paraId="000003B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Colonoscopy: [date / due]</w:t>
      </w:r>
    </w:p>
    <w:p w:rsidR="00000000" w:rsidDel="00000000" w:rsidP="00000000" w:rsidRDefault="00000000" w:rsidRPr="00000000" w14:paraId="000003B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Mammography: [date / due / N/A]</w:t>
      </w:r>
    </w:p>
    <w:p w:rsidR="00000000" w:rsidDel="00000000" w:rsidP="00000000" w:rsidRDefault="00000000" w:rsidRPr="00000000" w14:paraId="000003B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Lung cancer screening: [date / due / not eligible]</w:t>
      </w:r>
    </w:p>
    <w:p w:rsidR="00000000" w:rsidDel="00000000" w:rsidP="00000000" w:rsidRDefault="00000000" w:rsidRPr="00000000" w14:paraId="000003B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Vaccinations: [Flu, Pneumovax, Tdap, Shingrix, COVID — status]</w:t>
      </w:r>
    </w:p>
    <w:p w:rsidR="00000000" w:rsidDel="00000000" w:rsidP="00000000" w:rsidRDefault="00000000" w:rsidRPr="00000000" w14:paraId="000003B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[Other age/sex-appropriate screenings]</w:t>
      </w:r>
    </w:p>
    <w:p w:rsidR="00000000" w:rsidDel="00000000" w:rsidP="00000000" w:rsidRDefault="00000000" w:rsidRPr="00000000" w14:paraId="000003B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C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MEDICATIONS: [Reviewed — reconciled at this visit]</w:t>
      </w:r>
      <w:r w:rsidDel="00000000" w:rsidR="00000000" w:rsidRPr="00000000">
        <w:rPr>
          <w:rtl w:val="0"/>
        </w:rPr>
      </w:r>
    </w:p>
    <w:p w:rsidR="00000000" w:rsidDel="00000000" w:rsidP="00000000" w:rsidRDefault="00000000" w:rsidRPr="00000000" w14:paraId="000003C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C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ACTIVE PROBLEM LIST:</w:t>
      </w:r>
      <w:r w:rsidDel="00000000" w:rsidR="00000000" w:rsidRPr="00000000">
        <w:rPr>
          <w:rtl w:val="0"/>
        </w:rPr>
      </w:r>
    </w:p>
    <w:p w:rsidR="00000000" w:rsidDel="00000000" w:rsidP="00000000" w:rsidRDefault="00000000" w:rsidRPr="00000000" w14:paraId="000003C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[Numbered list of active chronic conditions with current management status]</w:t>
      </w:r>
    </w:p>
    <w:p w:rsidR="00000000" w:rsidDel="00000000" w:rsidP="00000000" w:rsidRDefault="00000000" w:rsidRPr="00000000" w14:paraId="000003C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C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3C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Vitals: HR [x] | BP [x/x] | Wt [x] kg | BMI [x]</w:t>
      </w:r>
    </w:p>
    <w:p w:rsidR="00000000" w:rsidDel="00000000" w:rsidP="00000000" w:rsidRDefault="00000000" w:rsidRPr="00000000" w14:paraId="000003C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[Focused exam findings]</w:t>
      </w:r>
    </w:p>
    <w:p w:rsidR="00000000" w:rsidDel="00000000" w:rsidP="00000000" w:rsidRDefault="00000000" w:rsidRPr="00000000" w14:paraId="000003C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C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3C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[Preventive items and any chronic disease updates. Labs ordered, referrals placed, counseling provided.]</w:t>
      </w:r>
      <w:r w:rsidDel="00000000" w:rsidR="00000000" w:rsidRPr="00000000">
        <w:rPr>
          <w:rtl w:val="0"/>
        </w:rPr>
      </w:r>
    </w:p>
    <w:p w:rsidR="00000000" w:rsidDel="00000000" w:rsidP="00000000" w:rsidRDefault="00000000" w:rsidRPr="00000000" w14:paraId="000003C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Preventive care — [what was addressed, what was ordered]</w:t>
      </w:r>
    </w:p>
    <w:p w:rsidR="00000000" w:rsidDel="00000000" w:rsidP="00000000" w:rsidRDefault="00000000" w:rsidRPr="00000000" w14:paraId="000003C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[Chronic condition] — [status, any changes]</w:t>
      </w:r>
    </w:p>
    <w:p w:rsidR="00000000" w:rsidDel="00000000" w:rsidP="00000000" w:rsidRDefault="00000000" w:rsidRPr="00000000" w14:paraId="000003C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C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Follow-up: [next AWV in 12 months / sooner if indicated]</w:t>
      </w:r>
    </w:p>
    <w:p w:rsidR="00000000" w:rsidDel="00000000" w:rsidP="00000000" w:rsidRDefault="00000000" w:rsidRPr="00000000" w14:paraId="000003D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D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3D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3D3">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ttcj512o7zwr"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PRE-OPERATIVE MEDICAL CLEARANCE NOTE</w:t>
      </w:r>
      <w:r w:rsidDel="00000000" w:rsidR="00000000" w:rsidRPr="00000000">
        <w:rPr>
          <w:sz w:val="52"/>
          <w:rtl w:val="0"/>
        </w:rPr>
      </w:r>
    </w:p>
    <w:p w:rsidR="00000000" w:rsidDel="00000000" w:rsidP="00000000" w:rsidRDefault="00000000" w:rsidRPr="00000000" w14:paraId="000003D5">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PRE-OPERATIVE MEDICAL CLEARANCE NOTE</w:t>
      </w:r>
      <w:r w:rsidDel="00000000" w:rsidR="00000000" w:rsidRPr="00000000">
        <w:rPr>
          <w:rtl w:val="0"/>
        </w:rPr>
      </w:r>
    </w:p>
    <w:p w:rsidR="00000000" w:rsidDel="00000000" w:rsidP="00000000" w:rsidRDefault="00000000" w:rsidRPr="00000000" w14:paraId="000003D6">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1.5–2 pages</w:t>
      </w:r>
      <w:r w:rsidDel="00000000" w:rsidR="00000000" w:rsidRPr="00000000">
        <w:rPr>
          <w:rtl w:val="0"/>
        </w:rPr>
      </w:r>
    </w:p>
    <w:p w:rsidR="00000000" w:rsidDel="00000000" w:rsidP="00000000" w:rsidRDefault="00000000" w:rsidRPr="00000000" w14:paraId="000003D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[The internist or PCP evaluating surgical fitness. This is the Task 5 scenario — the note addresses cardiac risk, pulmonary risk, medication management, bleeding risk, renal status, and any recent hospitalizations. Not the same as the anesthesia pre-op eval (Installment 3, Template 6).]</w:t>
      </w:r>
      <w:r w:rsidDel="00000000" w:rsidR="00000000" w:rsidRPr="00000000">
        <w:rPr>
          <w:rtl w:val="0"/>
        </w:rPr>
      </w:r>
    </w:p>
    <w:p w:rsidR="00000000" w:rsidDel="00000000" w:rsidP="00000000" w:rsidRDefault="00000000" w:rsidRPr="00000000" w14:paraId="000003D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D9">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Pre-Operative Medical Clearance</w:t>
      </w:r>
      <w:r w:rsidDel="00000000" w:rsidR="00000000" w:rsidRPr="00000000">
        <w:rPr>
          <w:rtl w:val="0"/>
        </w:rPr>
      </w:r>
    </w:p>
    <w:p w:rsidR="00000000" w:rsidDel="00000000" w:rsidP="00000000" w:rsidRDefault="00000000" w:rsidRPr="00000000" w14:paraId="000003D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[Practice / Service] | [Date]</w:t>
      </w:r>
    </w:p>
    <w:p w:rsidR="00000000" w:rsidDel="00000000" w:rsidP="00000000" w:rsidRDefault="00000000" w:rsidRPr="00000000" w14:paraId="000003D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3D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D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PRE-OPERATIVE MEDICAL CLEARANCE NOTE</w:t>
      </w:r>
      <w:r w:rsidDel="00000000" w:rsidR="00000000" w:rsidRPr="00000000">
        <w:rPr>
          <w:rtl w:val="0"/>
        </w:rPr>
      </w:r>
    </w:p>
    <w:p w:rsidR="00000000" w:rsidDel="00000000" w:rsidP="00000000" w:rsidRDefault="00000000" w:rsidRPr="00000000" w14:paraId="000003D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3D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3E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Planned Procedure: [Procedure name]</w:t>
      </w:r>
    </w:p>
    <w:p w:rsidR="00000000" w:rsidDel="00000000" w:rsidP="00000000" w:rsidRDefault="00000000" w:rsidRPr="00000000" w14:paraId="000003E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Surgeon: [Name, Specialty]</w:t>
      </w:r>
    </w:p>
    <w:p w:rsidR="00000000" w:rsidDel="00000000" w:rsidP="00000000" w:rsidRDefault="00000000" w:rsidRPr="00000000" w14:paraId="000003E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Anticipated Date of Surgery: [Date]</w:t>
      </w:r>
    </w:p>
    <w:p w:rsidR="00000000" w:rsidDel="00000000" w:rsidP="00000000" w:rsidRDefault="00000000" w:rsidRPr="00000000" w14:paraId="000003E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 OF PRESENT ILLNESS:</w:t>
      </w:r>
      <w:r w:rsidDel="00000000" w:rsidR="00000000" w:rsidRPr="00000000">
        <w:rPr>
          <w:rtl w:val="0"/>
        </w:rPr>
      </w:r>
    </w:p>
    <w:p w:rsidR="00000000" w:rsidDel="00000000" w:rsidP="00000000" w:rsidRDefault="00000000" w:rsidRPr="00000000" w14:paraId="000003E5">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Why the surgery is needed, then pivot to the medical evaluation. Include any recent hospitalizations, procedures, or active medical issues.]</w:t>
      </w:r>
      <w:r w:rsidDel="00000000" w:rsidR="00000000" w:rsidRPr="00000000">
        <w:rPr>
          <w:rtl w:val="0"/>
        </w:rPr>
      </w:r>
    </w:p>
    <w:p w:rsidR="00000000" w:rsidDel="00000000" w:rsidP="00000000" w:rsidRDefault="00000000" w:rsidRPr="00000000" w14:paraId="000003E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[Surgical indication. Relevant recent medical history. Active problems bearing on surgical risk.]</w:t>
      </w:r>
    </w:p>
    <w:p w:rsidR="00000000" w:rsidDel="00000000" w:rsidP="00000000" w:rsidRDefault="00000000" w:rsidRPr="00000000" w14:paraId="000003E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PAST MEDICAL HISTORY: [Problem list]</w:t>
      </w:r>
      <w:r w:rsidDel="00000000" w:rsidR="00000000" w:rsidRPr="00000000">
        <w:rPr>
          <w:rtl w:val="0"/>
        </w:rPr>
      </w:r>
    </w:p>
    <w:p w:rsidR="00000000" w:rsidDel="00000000" w:rsidP="00000000" w:rsidRDefault="00000000" w:rsidRPr="00000000" w14:paraId="000003E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PAST SURGICAL HISTORY: [Prior surgeries with dates]</w:t>
      </w:r>
      <w:r w:rsidDel="00000000" w:rsidR="00000000" w:rsidRPr="00000000">
        <w:rPr>
          <w:rtl w:val="0"/>
        </w:rPr>
      </w:r>
    </w:p>
    <w:p w:rsidR="00000000" w:rsidDel="00000000" w:rsidP="00000000" w:rsidRDefault="00000000" w:rsidRPr="00000000" w14:paraId="000003E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ALLERGIES: [Drug (reaction)]</w:t>
      </w:r>
      <w:r w:rsidDel="00000000" w:rsidR="00000000" w:rsidRPr="00000000">
        <w:rPr>
          <w:rtl w:val="0"/>
        </w:rPr>
      </w:r>
    </w:p>
    <w:p w:rsidR="00000000" w:rsidDel="00000000" w:rsidP="00000000" w:rsidRDefault="00000000" w:rsidRPr="00000000" w14:paraId="000003E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MEDICATIONS:</w:t>
      </w:r>
      <w:r w:rsidDel="00000000" w:rsidR="00000000" w:rsidRPr="00000000">
        <w:rPr>
          <w:rtl w:val="0"/>
        </w:rPr>
      </w:r>
    </w:p>
    <w:p w:rsidR="00000000" w:rsidDel="00000000" w:rsidP="00000000" w:rsidRDefault="00000000" w:rsidRPr="00000000" w14:paraId="000003E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[Medication] [dose] [frequency]</w:t>
      </w:r>
    </w:p>
    <w:p w:rsidR="00000000" w:rsidDel="00000000" w:rsidP="00000000" w:rsidRDefault="00000000" w:rsidRPr="00000000" w14:paraId="000003E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E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FUNCTIONAL CAPACITY:</w:t>
      </w:r>
      <w:r w:rsidDel="00000000" w:rsidR="00000000" w:rsidRPr="00000000">
        <w:rPr>
          <w:rtl w:val="0"/>
        </w:rPr>
      </w:r>
    </w:p>
    <w:p w:rsidR="00000000" w:rsidDel="00000000" w:rsidP="00000000" w:rsidRDefault="00000000" w:rsidRPr="00000000" w14:paraId="000003F1">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[Can the patient climb a flight of stairs, walk 2 blocks, do housework? Expressed in METs if possible. Return-to-work status is a valid &gt;4 METs proxy.]</w:t>
      </w:r>
      <w:r w:rsidDel="00000000" w:rsidR="00000000" w:rsidRPr="00000000">
        <w:rPr>
          <w:rtl w:val="0"/>
        </w:rPr>
      </w:r>
    </w:p>
    <w:p w:rsidR="00000000" w:rsidDel="00000000" w:rsidP="00000000" w:rsidRDefault="00000000" w:rsidRPr="00000000" w14:paraId="000003F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[Functional capacity assessment]</w:t>
      </w:r>
    </w:p>
    <w:p w:rsidR="00000000" w:rsidDel="00000000" w:rsidP="00000000" w:rsidRDefault="00000000" w:rsidRPr="00000000" w14:paraId="000003F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CARDIAC RISK ASSESSMENT:</w:t>
      </w:r>
      <w:r w:rsidDel="00000000" w:rsidR="00000000" w:rsidRPr="00000000">
        <w:rPr>
          <w:rtl w:val="0"/>
        </w:rPr>
      </w:r>
    </w:p>
    <w:p w:rsidR="00000000" w:rsidDel="00000000" w:rsidP="00000000" w:rsidRDefault="00000000" w:rsidRPr="00000000" w14:paraId="000003F5">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[RCRI score, EF if known, recent cardiac history. For patients with EF &lt;30%, note that formal cardiology pre-op consult may be indicated.]</w:t>
      </w:r>
      <w:r w:rsidDel="00000000" w:rsidR="00000000" w:rsidRPr="00000000">
        <w:rPr>
          <w:rtl w:val="0"/>
        </w:rPr>
      </w:r>
    </w:p>
    <w:p w:rsidR="00000000" w:rsidDel="00000000" w:rsidP="00000000" w:rsidRDefault="00000000" w:rsidRPr="00000000" w14:paraId="000003F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RCRI: [score] ([risk factors present])</w:t>
      </w:r>
    </w:p>
    <w:p w:rsidR="00000000" w:rsidDel="00000000" w:rsidP="00000000" w:rsidRDefault="00000000" w:rsidRPr="00000000" w14:paraId="000003F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[EF if known. Recent cardiac events. Stress testing if indicated.]</w:t>
      </w:r>
    </w:p>
    <w:p w:rsidR="00000000" w:rsidDel="00000000" w:rsidP="00000000" w:rsidRDefault="00000000" w:rsidRPr="00000000" w14:paraId="000003F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PULMONARY RISK:</w:t>
      </w:r>
      <w:r w:rsidDel="00000000" w:rsidR="00000000" w:rsidRPr="00000000">
        <w:rPr>
          <w:rtl w:val="0"/>
        </w:rPr>
      </w:r>
    </w:p>
    <w:p w:rsidR="00000000" w:rsidDel="00000000" w:rsidP="00000000" w:rsidRDefault="00000000" w:rsidRPr="00000000" w14:paraId="000003F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[COPD status, FEV1 if known, recent exacerbations, OSA]</w:t>
      </w:r>
    </w:p>
    <w:p w:rsidR="00000000" w:rsidDel="00000000" w:rsidP="00000000" w:rsidRDefault="00000000" w:rsidRPr="00000000" w14:paraId="000003F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ADDITIONAL RISK CONSIDERATIONS:</w:t>
      </w:r>
      <w:r w:rsidDel="00000000" w:rsidR="00000000" w:rsidRPr="00000000">
        <w:rPr>
          <w:rtl w:val="0"/>
        </w:rPr>
      </w:r>
    </w:p>
    <w:p w:rsidR="00000000" w:rsidDel="00000000" w:rsidP="00000000" w:rsidRDefault="00000000" w:rsidRPr="00000000" w14:paraId="000003FD">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[Cover what applies: renal (recent AKI, current Cr), bleeding (anticoag management, recent GI bleed), diabetes (periop glucose plan, hold oral agents), steroids (stress dosing if recent taper), VTE prophylaxis.]</w:t>
      </w:r>
      <w:r w:rsidDel="00000000" w:rsidR="00000000" w:rsidRPr="00000000">
        <w:rPr>
          <w:rtl w:val="0"/>
        </w:rPr>
      </w:r>
    </w:p>
    <w:p w:rsidR="00000000" w:rsidDel="00000000" w:rsidP="00000000" w:rsidRDefault="00000000" w:rsidRPr="00000000" w14:paraId="000003F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[Renal: current Cr/eGFR, recent AKI]</w:t>
      </w:r>
    </w:p>
    <w:p w:rsidR="00000000" w:rsidDel="00000000" w:rsidP="00000000" w:rsidRDefault="00000000" w:rsidRPr="00000000" w14:paraId="000003F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[Bleeding risk: anticoag hold plan, recent bleeding events]</w:t>
      </w:r>
    </w:p>
    <w:p w:rsidR="00000000" w:rsidDel="00000000" w:rsidP="00000000" w:rsidRDefault="00000000" w:rsidRPr="00000000" w14:paraId="0000040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[Diabetes: periop glucose management, hold metformin/glipizide]</w:t>
      </w:r>
    </w:p>
    <w:p w:rsidR="00000000" w:rsidDel="00000000" w:rsidP="00000000" w:rsidRDefault="00000000" w:rsidRPr="00000000" w14:paraId="0000040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[Steroids: stress-dose plan if applicable]</w:t>
      </w:r>
    </w:p>
    <w:p w:rsidR="00000000" w:rsidDel="00000000" w:rsidP="00000000" w:rsidRDefault="00000000" w:rsidRPr="00000000" w14:paraId="0000040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[Other: hepatic, hematologic, etc.]</w:t>
      </w:r>
    </w:p>
    <w:p w:rsidR="00000000" w:rsidDel="00000000" w:rsidP="00000000" w:rsidRDefault="00000000" w:rsidRPr="00000000" w14:paraId="0000040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0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LABS:</w:t>
      </w:r>
      <w:r w:rsidDel="00000000" w:rsidR="00000000" w:rsidRPr="00000000">
        <w:rPr>
          <w:rtl w:val="0"/>
        </w:rPr>
      </w:r>
    </w:p>
    <w:p w:rsidR="00000000" w:rsidDel="00000000" w:rsidP="00000000" w:rsidRDefault="00000000" w:rsidRPr="00000000" w14:paraId="0000040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[CBC, BMP, coags, HbA1c, other as indicated — values and dates]</w:t>
      </w:r>
    </w:p>
    <w:p w:rsidR="00000000" w:rsidDel="00000000" w:rsidP="00000000" w:rsidRDefault="00000000" w:rsidRPr="00000000" w14:paraId="0000040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0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40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[Problem-based. Each risk domain gets a clear recommendation: cleared, cleared with conditions, or not cleared.]</w:t>
      </w:r>
      <w:r w:rsidDel="00000000" w:rsidR="00000000" w:rsidRPr="00000000">
        <w:rPr>
          <w:rtl w:val="0"/>
        </w:rPr>
      </w:r>
    </w:p>
    <w:p w:rsidR="00000000" w:rsidDel="00000000" w:rsidP="00000000" w:rsidRDefault="00000000" w:rsidRPr="00000000" w14:paraId="0000040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[Risk domain] — [assessment and recommendation]</w:t>
      </w:r>
    </w:p>
    <w:p w:rsidR="00000000" w:rsidDel="00000000" w:rsidP="00000000" w:rsidRDefault="00000000" w:rsidRPr="00000000" w14:paraId="0000040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[Risk domain] — [assessment and recommendation]</w:t>
      </w:r>
    </w:p>
    <w:p w:rsidR="00000000" w:rsidDel="00000000" w:rsidP="00000000" w:rsidRDefault="00000000" w:rsidRPr="00000000" w14:paraId="0000040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0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0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[CLEARED FOR SURGERY / CLEARED WITH CONDITIONS / NOT CLEARED — specify]</w:t>
      </w:r>
    </w:p>
    <w:p w:rsidR="00000000" w:rsidDel="00000000" w:rsidP="00000000" w:rsidRDefault="00000000" w:rsidRPr="00000000" w14:paraId="0000040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0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PERIOPERATIVE MEDICATION PLAN:</w:t>
      </w:r>
      <w:r w:rsidDel="00000000" w:rsidR="00000000" w:rsidRPr="00000000">
        <w:rPr>
          <w:rtl w:val="0"/>
        </w:rPr>
      </w:r>
    </w:p>
    <w:p w:rsidR="00000000" w:rsidDel="00000000" w:rsidP="00000000" w:rsidRDefault="00000000" w:rsidRPr="00000000" w14:paraId="00000410">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[What to hold, what to continue, what to bridge, what to stress-dose. Specific timing.]</w:t>
      </w:r>
      <w:r w:rsidDel="00000000" w:rsidR="00000000" w:rsidRPr="00000000">
        <w:rPr>
          <w:rtl w:val="0"/>
        </w:rPr>
      </w:r>
    </w:p>
    <w:p w:rsidR="00000000" w:rsidDel="00000000" w:rsidP="00000000" w:rsidRDefault="00000000" w:rsidRPr="00000000" w14:paraId="0000041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Hold: [med] — [timing before surgery]</w:t>
      </w:r>
    </w:p>
    <w:p w:rsidR="00000000" w:rsidDel="00000000" w:rsidP="00000000" w:rsidRDefault="00000000" w:rsidRPr="00000000" w14:paraId="0000041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Continue: [med]</w:t>
      </w:r>
    </w:p>
    <w:p w:rsidR="00000000" w:rsidDel="00000000" w:rsidP="00000000" w:rsidRDefault="00000000" w:rsidRPr="00000000" w14:paraId="0000041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[Bridge plan if applicable]</w:t>
      </w:r>
    </w:p>
    <w:p w:rsidR="00000000" w:rsidDel="00000000" w:rsidP="00000000" w:rsidRDefault="00000000" w:rsidRPr="00000000" w14:paraId="0000041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[Stress-dose steroids if applicable]</w:t>
      </w:r>
    </w:p>
    <w:p w:rsidR="00000000" w:rsidDel="00000000" w:rsidP="00000000" w:rsidRDefault="00000000" w:rsidRPr="00000000" w14:paraId="0000041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41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418">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9">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p9gj9kxs7fmx"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POST-OPERATIVE FOLLOW-UP NOTE</w:t>
      </w:r>
      <w:r w:rsidDel="00000000" w:rsidR="00000000" w:rsidRPr="00000000">
        <w:rPr>
          <w:sz w:val="52"/>
          <w:rtl w:val="0"/>
        </w:rPr>
      </w:r>
    </w:p>
    <w:p w:rsidR="00000000" w:rsidDel="00000000" w:rsidP="00000000" w:rsidRDefault="00000000" w:rsidRPr="00000000" w14:paraId="0000041B">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POST-OPERATIVE FOLLOW-UP NOTE</w:t>
      </w:r>
      <w:r w:rsidDel="00000000" w:rsidR="00000000" w:rsidRPr="00000000">
        <w:rPr>
          <w:rtl w:val="0"/>
        </w:rPr>
      </w:r>
    </w:p>
    <w:p w:rsidR="00000000" w:rsidDel="00000000" w:rsidP="00000000" w:rsidRDefault="00000000" w:rsidRPr="00000000" w14:paraId="0000041C">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41D">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Post-Op Follow-Up</w:t>
      </w:r>
      <w:r w:rsidDel="00000000" w:rsidR="00000000" w:rsidRPr="00000000">
        <w:rPr>
          <w:rtl w:val="0"/>
        </w:rPr>
      </w:r>
    </w:p>
    <w:p w:rsidR="00000000" w:rsidDel="00000000" w:rsidP="00000000" w:rsidRDefault="00000000" w:rsidRPr="00000000" w14:paraId="0000041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[Specialty] | [Date]</w:t>
      </w:r>
    </w:p>
    <w:p w:rsidR="00000000" w:rsidDel="00000000" w:rsidP="00000000" w:rsidRDefault="00000000" w:rsidRPr="00000000" w14:paraId="0000041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42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POST-OPERATIVE FOLLOW-UP NOTE</w:t>
      </w:r>
      <w:r w:rsidDel="00000000" w:rsidR="00000000" w:rsidRPr="00000000">
        <w:rPr>
          <w:rtl w:val="0"/>
        </w:rPr>
      </w:r>
    </w:p>
    <w:p w:rsidR="00000000" w:rsidDel="00000000" w:rsidP="00000000" w:rsidRDefault="00000000" w:rsidRPr="00000000" w14:paraId="0000042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42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42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Procedure: [Procedure name] on [date]</w:t>
      </w:r>
    </w:p>
    <w:p w:rsidR="00000000" w:rsidDel="00000000" w:rsidP="00000000" w:rsidRDefault="00000000" w:rsidRPr="00000000" w14:paraId="0000042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Surgeon: [Name]</w:t>
      </w:r>
    </w:p>
    <w:p w:rsidR="00000000" w:rsidDel="00000000" w:rsidP="00000000" w:rsidRDefault="00000000" w:rsidRPr="00000000" w14:paraId="0000042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SUBJECTIVE:</w:t>
      </w:r>
      <w:r w:rsidDel="00000000" w:rsidR="00000000" w:rsidRPr="00000000">
        <w:rPr>
          <w:rtl w:val="0"/>
        </w:rPr>
      </w:r>
    </w:p>
    <w:p w:rsidR="00000000" w:rsidDel="00000000" w:rsidP="00000000" w:rsidRDefault="00000000" w:rsidRPr="00000000" w14:paraId="0000042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report: pain level, wound concerns, functional recovery, medication compliance, return to activity]</w:t>
      </w:r>
    </w:p>
    <w:p w:rsidR="00000000" w:rsidDel="00000000" w:rsidP="00000000" w:rsidRDefault="00000000" w:rsidRPr="00000000" w14:paraId="0000042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42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[Wound/incision inspection. ROM if applicable. Neurovascular status if applicable.]</w:t>
      </w:r>
    </w:p>
    <w:p w:rsidR="00000000" w:rsidDel="00000000" w:rsidP="00000000" w:rsidRDefault="00000000" w:rsidRPr="00000000" w14:paraId="0000042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IMAGING/LABS: [If obtained]</w:t>
      </w:r>
      <w:r w:rsidDel="00000000" w:rsidR="00000000" w:rsidRPr="00000000">
        <w:rPr>
          <w:rtl w:val="0"/>
        </w:rPr>
      </w:r>
    </w:p>
    <w:p w:rsidR="00000000" w:rsidDel="00000000" w:rsidP="00000000" w:rsidRDefault="00000000" w:rsidRPr="00000000" w14:paraId="0000042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43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[Healing status. Activity restrictions. Medication changes. PT referral. Next follow-up.]</w:t>
      </w:r>
    </w:p>
    <w:p w:rsidR="00000000" w:rsidDel="00000000" w:rsidP="00000000" w:rsidRDefault="00000000" w:rsidRPr="00000000" w14:paraId="0000043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43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435">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6">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1f6m1iqqw1w3"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POST-DISCHARGE FOLLOW-UP NOTE</w:t>
      </w:r>
      <w:r w:rsidDel="00000000" w:rsidR="00000000" w:rsidRPr="00000000">
        <w:rPr>
          <w:sz w:val="52"/>
          <w:rtl w:val="0"/>
        </w:rPr>
      </w:r>
    </w:p>
    <w:p w:rsidR="00000000" w:rsidDel="00000000" w:rsidP="00000000" w:rsidRDefault="00000000" w:rsidRPr="00000000" w14:paraId="00000438">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POST-DISCHARGE FOLLOW-UP NOTE</w:t>
      </w:r>
      <w:r w:rsidDel="00000000" w:rsidR="00000000" w:rsidRPr="00000000">
        <w:rPr>
          <w:rtl w:val="0"/>
        </w:rPr>
      </w:r>
    </w:p>
    <w:p w:rsidR="00000000" w:rsidDel="00000000" w:rsidP="00000000" w:rsidRDefault="00000000" w:rsidRPr="00000000" w14:paraId="00000439">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43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[PCP or specialist visit within 1-2 weeks of hospital discharge. Key tasks: review discharge summary, reconcile medications, check labs, assess recovery. The provider may or may not have the discharge summary in hand.]</w:t>
      </w:r>
      <w:r w:rsidDel="00000000" w:rsidR="00000000" w:rsidRPr="00000000">
        <w:rPr>
          <w:rtl w:val="0"/>
        </w:rPr>
      </w:r>
    </w:p>
    <w:p w:rsidR="00000000" w:rsidDel="00000000" w:rsidP="00000000" w:rsidRDefault="00000000" w:rsidRPr="00000000" w14:paraId="0000043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C">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Post-Discharge Follow-Up</w:t>
      </w:r>
      <w:r w:rsidDel="00000000" w:rsidR="00000000" w:rsidRPr="00000000">
        <w:rPr>
          <w:rtl w:val="0"/>
        </w:rPr>
      </w:r>
    </w:p>
    <w:p w:rsidR="00000000" w:rsidDel="00000000" w:rsidP="00000000" w:rsidRDefault="00000000" w:rsidRPr="00000000" w14:paraId="0000043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[Practice] | [Date]</w:t>
      </w:r>
    </w:p>
    <w:p w:rsidR="00000000" w:rsidDel="00000000" w:rsidP="00000000" w:rsidRDefault="00000000" w:rsidRPr="00000000" w14:paraId="0000043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43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POST-DISCHARGE FOLLOW-UP NOTE</w:t>
      </w:r>
      <w:r w:rsidDel="00000000" w:rsidR="00000000" w:rsidRPr="00000000">
        <w:rPr>
          <w:rtl w:val="0"/>
        </w:rPr>
      </w:r>
    </w:p>
    <w:p w:rsidR="00000000" w:rsidDel="00000000" w:rsidP="00000000" w:rsidRDefault="00000000" w:rsidRPr="00000000" w14:paraId="0000044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44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44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Discharge from: [Hospital] on [date]</w:t>
      </w:r>
    </w:p>
    <w:p w:rsidR="00000000" w:rsidDel="00000000" w:rsidP="00000000" w:rsidRDefault="00000000" w:rsidRPr="00000000" w14:paraId="0000044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Admission diagnosis: [Diagnosis]</w:t>
      </w:r>
    </w:p>
    <w:p w:rsidR="00000000" w:rsidDel="00000000" w:rsidP="00000000" w:rsidRDefault="00000000" w:rsidRPr="00000000" w14:paraId="0000044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Discharge summary: [Reviewed / Not yet available]</w:t>
      </w:r>
    </w:p>
    <w:p w:rsidR="00000000" w:rsidDel="00000000" w:rsidP="00000000" w:rsidRDefault="00000000" w:rsidRPr="00000000" w14:paraId="0000044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INTERVAL HISTORY:</w:t>
      </w:r>
      <w:r w:rsidDel="00000000" w:rsidR="00000000" w:rsidRPr="00000000">
        <w:rPr>
          <w:rtl w:val="0"/>
        </w:rPr>
      </w:r>
    </w:p>
    <w:p w:rsidR="00000000" w:rsidDel="00000000" w:rsidP="00000000" w:rsidRDefault="00000000" w:rsidRPr="00000000" w14:paraId="0000044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[How has the patient been since discharge? New symptoms, medication adherence, functional recovery.]</w:t>
      </w:r>
      <w:r w:rsidDel="00000000" w:rsidR="00000000" w:rsidRPr="00000000">
        <w:rPr>
          <w:rtl w:val="0"/>
        </w:rPr>
      </w:r>
    </w:p>
    <w:p w:rsidR="00000000" w:rsidDel="00000000" w:rsidP="00000000" w:rsidRDefault="00000000" w:rsidRPr="00000000" w14:paraId="0000044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report since discharge]</w:t>
      </w:r>
    </w:p>
    <w:p w:rsidR="00000000" w:rsidDel="00000000" w:rsidP="00000000" w:rsidRDefault="00000000" w:rsidRPr="00000000" w14:paraId="0000044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MEDICATIONS:</w:t>
      </w:r>
      <w:r w:rsidDel="00000000" w:rsidR="00000000" w:rsidRPr="00000000">
        <w:rPr>
          <w:rtl w:val="0"/>
        </w:rPr>
      </w:r>
    </w:p>
    <w:p w:rsidR="00000000" w:rsidDel="00000000" w:rsidP="00000000" w:rsidRDefault="00000000" w:rsidRPr="00000000" w14:paraId="0000044D">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[Reconcile against discharge list. Note any discrepancies.]</w:t>
      </w:r>
      <w:r w:rsidDel="00000000" w:rsidR="00000000" w:rsidRPr="00000000">
        <w:rPr>
          <w:rtl w:val="0"/>
        </w:rPr>
      </w:r>
    </w:p>
    <w:p w:rsidR="00000000" w:rsidDel="00000000" w:rsidP="00000000" w:rsidRDefault="00000000" w:rsidRPr="00000000" w14:paraId="0000044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 list — source noted]</w:t>
      </w:r>
    </w:p>
    <w:p w:rsidR="00000000" w:rsidDel="00000000" w:rsidP="00000000" w:rsidRDefault="00000000" w:rsidRPr="00000000" w14:paraId="0000044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45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Vitals: [relevant vitals]</w:t>
      </w:r>
    </w:p>
    <w:p w:rsidR="00000000" w:rsidDel="00000000" w:rsidP="00000000" w:rsidRDefault="00000000" w:rsidRPr="00000000" w14:paraId="0000045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[Focused exam]</w:t>
      </w:r>
    </w:p>
    <w:p w:rsidR="00000000" w:rsidDel="00000000" w:rsidP="00000000" w:rsidRDefault="00000000" w:rsidRPr="00000000" w14:paraId="0000045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LABS: [If obtained — values and comparison to discharge labs]</w:t>
      </w:r>
      <w:r w:rsidDel="00000000" w:rsidR="00000000" w:rsidRPr="00000000">
        <w:rPr>
          <w:rtl w:val="0"/>
        </w:rPr>
      </w:r>
    </w:p>
    <w:p w:rsidR="00000000" w:rsidDel="00000000" w:rsidP="00000000" w:rsidRDefault="00000000" w:rsidRPr="00000000" w14:paraId="0000045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45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[Post-discharge issue] — [status, plan]</w:t>
      </w:r>
    </w:p>
    <w:p w:rsidR="00000000" w:rsidDel="00000000" w:rsidP="00000000" w:rsidRDefault="00000000" w:rsidRPr="00000000" w14:paraId="0000045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[Medication reconciliation] — [changes, confirmations]</w:t>
      </w:r>
    </w:p>
    <w:p w:rsidR="00000000" w:rsidDel="00000000" w:rsidP="00000000" w:rsidRDefault="00000000" w:rsidRPr="00000000" w14:paraId="0000045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Follow-up: [timeframe]</w:t>
      </w:r>
    </w:p>
    <w:p w:rsidR="00000000" w:rsidDel="00000000" w:rsidP="00000000" w:rsidRDefault="00000000" w:rsidRPr="00000000" w14:paraId="0000045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45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45F">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0">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defs0g1797a"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CHRONIC CARE MANAGEMENT NOTE</w:t>
      </w:r>
      <w:r w:rsidDel="00000000" w:rsidR="00000000" w:rsidRPr="00000000">
        <w:rPr>
          <w:sz w:val="52"/>
          <w:rtl w:val="0"/>
        </w:rPr>
      </w:r>
    </w:p>
    <w:p w:rsidR="00000000" w:rsidDel="00000000" w:rsidP="00000000" w:rsidRDefault="00000000" w:rsidRPr="00000000" w14:paraId="00000462">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CHRONIC CARE MANAGEMENT NOTE</w:t>
      </w:r>
      <w:r w:rsidDel="00000000" w:rsidR="00000000" w:rsidRPr="00000000">
        <w:rPr>
          <w:rtl w:val="0"/>
        </w:rPr>
      </w:r>
    </w:p>
    <w:p w:rsidR="00000000" w:rsidDel="00000000" w:rsidP="00000000" w:rsidRDefault="00000000" w:rsidRPr="00000000" w14:paraId="00000463">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464">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[Used for CMS CCM billing or structured chronic disease visits. Documents the ongoing management of multiple chronic conditions in a single visit. Less narrative than a standard visit note, more checklist-oriented.]</w:t>
      </w:r>
      <w:r w:rsidDel="00000000" w:rsidR="00000000" w:rsidRPr="00000000">
        <w:rPr>
          <w:rtl w:val="0"/>
        </w:rPr>
      </w:r>
    </w:p>
    <w:p w:rsidR="00000000" w:rsidDel="00000000" w:rsidP="00000000" w:rsidRDefault="00000000" w:rsidRPr="00000000" w14:paraId="0000046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6">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Chronic Care Management</w:t>
      </w:r>
      <w:r w:rsidDel="00000000" w:rsidR="00000000" w:rsidRPr="00000000">
        <w:rPr>
          <w:rtl w:val="0"/>
        </w:rPr>
      </w:r>
    </w:p>
    <w:p w:rsidR="00000000" w:rsidDel="00000000" w:rsidP="00000000" w:rsidRDefault="00000000" w:rsidRPr="00000000" w14:paraId="0000046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[Practice] | [Date]</w:t>
      </w:r>
    </w:p>
    <w:p w:rsidR="00000000" w:rsidDel="00000000" w:rsidP="00000000" w:rsidRDefault="00000000" w:rsidRPr="00000000" w14:paraId="0000046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46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CHRONIC CARE MANAGEMENT NOTE</w:t>
      </w:r>
      <w:r w:rsidDel="00000000" w:rsidR="00000000" w:rsidRPr="00000000">
        <w:rPr>
          <w:rtl w:val="0"/>
        </w:rPr>
      </w:r>
    </w:p>
    <w:p w:rsidR="00000000" w:rsidDel="00000000" w:rsidP="00000000" w:rsidRDefault="00000000" w:rsidRPr="00000000" w14:paraId="0000046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46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46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ACTIVE CHRONIC CONDITIONS:</w:t>
      </w:r>
      <w:r w:rsidDel="00000000" w:rsidR="00000000" w:rsidRPr="00000000">
        <w:rPr>
          <w:rtl w:val="0"/>
        </w:rPr>
      </w:r>
    </w:p>
    <w:p w:rsidR="00000000" w:rsidDel="00000000" w:rsidP="00000000" w:rsidRDefault="00000000" w:rsidRPr="00000000" w14:paraId="0000046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[Condition] — [current status, last relevant lab/study, current management]</w:t>
      </w:r>
    </w:p>
    <w:p w:rsidR="00000000" w:rsidDel="00000000" w:rsidP="00000000" w:rsidRDefault="00000000" w:rsidRPr="00000000" w14:paraId="0000047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[Condition] — [current status, last relevant lab/study, current management]</w:t>
      </w:r>
    </w:p>
    <w:p w:rsidR="00000000" w:rsidDel="00000000" w:rsidP="00000000" w:rsidRDefault="00000000" w:rsidRPr="00000000" w14:paraId="0000047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MEDICATIONS: [Reviewed and reconciled — changes noted]</w:t>
      </w:r>
      <w:r w:rsidDel="00000000" w:rsidR="00000000" w:rsidRPr="00000000">
        <w:rPr>
          <w:rtl w:val="0"/>
        </w:rPr>
      </w:r>
    </w:p>
    <w:p w:rsidR="00000000" w:rsidDel="00000000" w:rsidP="00000000" w:rsidRDefault="00000000" w:rsidRPr="00000000" w14:paraId="0000047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CARE COORDINATION:</w:t>
      </w:r>
      <w:r w:rsidDel="00000000" w:rsidR="00000000" w:rsidRPr="00000000">
        <w:rPr>
          <w:rtl w:val="0"/>
        </w:rPr>
      </w:r>
    </w:p>
    <w:p w:rsidR="00000000" w:rsidDel="00000000" w:rsidP="00000000" w:rsidRDefault="00000000" w:rsidRPr="00000000" w14:paraId="00000476">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[Specialist visits, pending referrals, home health, DME, lab monitoring schedule.]</w:t>
      </w:r>
      <w:r w:rsidDel="00000000" w:rsidR="00000000" w:rsidRPr="00000000">
        <w:rPr>
          <w:rtl w:val="0"/>
        </w:rPr>
      </w:r>
    </w:p>
    <w:p w:rsidR="00000000" w:rsidDel="00000000" w:rsidP="00000000" w:rsidRDefault="00000000" w:rsidRPr="00000000" w14:paraId="0000047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[Active referrals, pending studies, coordination items]</w:t>
      </w:r>
    </w:p>
    <w:p w:rsidR="00000000" w:rsidDel="00000000" w:rsidP="00000000" w:rsidRDefault="00000000" w:rsidRPr="00000000" w14:paraId="0000047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tl w:val="0"/>
        </w:rPr>
      </w:r>
    </w:p>
    <w:p w:rsidR="00000000" w:rsidDel="00000000" w:rsidP="00000000" w:rsidRDefault="00000000" w:rsidRPr="00000000" w14:paraId="0000047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[Changes to management, labs ordered, follow-up schedule]</w:t>
      </w:r>
    </w:p>
    <w:p w:rsidR="00000000" w:rsidDel="00000000" w:rsidP="00000000" w:rsidRDefault="00000000" w:rsidRPr="00000000" w14:paraId="0000047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MD/RN]</w:t>
      </w:r>
    </w:p>
    <w:p w:rsidR="00000000" w:rsidDel="00000000" w:rsidP="00000000" w:rsidRDefault="00000000" w:rsidRPr="00000000" w14:paraId="0000047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47E">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F">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lesgffzf73wi"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TELEPHONE ENCOUNTER / PATIENT PORTAL MESSAGE</w:t>
      </w:r>
      <w:r w:rsidDel="00000000" w:rsidR="00000000" w:rsidRPr="00000000">
        <w:rPr>
          <w:sz w:val="52"/>
          <w:rtl w:val="0"/>
        </w:rPr>
      </w:r>
    </w:p>
    <w:p w:rsidR="00000000" w:rsidDel="00000000" w:rsidP="00000000" w:rsidRDefault="00000000" w:rsidRPr="00000000" w14:paraId="00000481">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TELEPHONE ENCOUNTER / PATIENT PORTAL MESSAGE</w:t>
      </w:r>
      <w:r w:rsidDel="00000000" w:rsidR="00000000" w:rsidRPr="00000000">
        <w:rPr>
          <w:rtl w:val="0"/>
        </w:rPr>
      </w:r>
    </w:p>
    <w:p w:rsidR="00000000" w:rsidDel="00000000" w:rsidP="00000000" w:rsidRDefault="00000000" w:rsidRPr="00000000" w14:paraId="00000482">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Quarter to half page</w:t>
      </w:r>
      <w:r w:rsidDel="00000000" w:rsidR="00000000" w:rsidRPr="00000000">
        <w:rPr>
          <w:rtl w:val="0"/>
        </w:rPr>
      </w:r>
    </w:p>
    <w:p w:rsidR="00000000" w:rsidDel="00000000" w:rsidP="00000000" w:rsidRDefault="00000000" w:rsidRPr="00000000" w14:paraId="00000483">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Documents a phone call or portal message exchange. Not a full visit note. May trigger an order, a prescription, or an in-person visit.]</w:t>
      </w:r>
      <w:r w:rsidDel="00000000" w:rsidR="00000000" w:rsidRPr="00000000">
        <w:rPr>
          <w:rtl w:val="0"/>
        </w:rPr>
      </w:r>
    </w:p>
    <w:p w:rsidR="00000000" w:rsidDel="00000000" w:rsidP="00000000" w:rsidRDefault="00000000" w:rsidRPr="00000000" w14:paraId="0000048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85">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Telephone Encounter</w:t>
      </w:r>
      <w:r w:rsidDel="00000000" w:rsidR="00000000" w:rsidRPr="00000000">
        <w:rPr>
          <w:rtl w:val="0"/>
        </w:rPr>
      </w:r>
    </w:p>
    <w:p w:rsidR="00000000" w:rsidDel="00000000" w:rsidP="00000000" w:rsidRDefault="00000000" w:rsidRPr="00000000" w14:paraId="0000048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[Practice] | [Date Time]</w:t>
      </w:r>
    </w:p>
    <w:p w:rsidR="00000000" w:rsidDel="00000000" w:rsidP="00000000" w:rsidRDefault="00000000" w:rsidRPr="00000000" w14:paraId="0000048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48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8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TELEPHONE ENCOUNTER</w:t>
      </w:r>
      <w:r w:rsidDel="00000000" w:rsidR="00000000" w:rsidRPr="00000000">
        <w:rPr>
          <w:rtl w:val="0"/>
        </w:rPr>
      </w:r>
    </w:p>
    <w:p w:rsidR="00000000" w:rsidDel="00000000" w:rsidP="00000000" w:rsidRDefault="00000000" w:rsidRPr="00000000" w14:paraId="0000048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48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Contact: [Inbound call from patient / Outbound call to patient / Portal message]</w:t>
      </w:r>
    </w:p>
    <w:p w:rsidR="00000000" w:rsidDel="00000000" w:rsidP="00000000" w:rsidRDefault="00000000" w:rsidRPr="00000000" w14:paraId="0000048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8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REASON: [1-line]</w:t>
      </w:r>
      <w:r w:rsidDel="00000000" w:rsidR="00000000" w:rsidRPr="00000000">
        <w:rPr>
          <w:rtl w:val="0"/>
        </w:rPr>
      </w:r>
    </w:p>
    <w:p w:rsidR="00000000" w:rsidDel="00000000" w:rsidP="00000000" w:rsidRDefault="00000000" w:rsidRPr="00000000" w14:paraId="0000048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8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[Brief summary of conversation: patient's concern, provider's assessment, action taken]</w:t>
      </w:r>
    </w:p>
    <w:p w:rsidR="00000000" w:rsidDel="00000000" w:rsidP="00000000" w:rsidRDefault="00000000" w:rsidRPr="00000000" w14:paraId="0000049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tl w:val="0"/>
        </w:rPr>
      </w:r>
    </w:p>
    <w:p w:rsidR="00000000" w:rsidDel="00000000" w:rsidP="00000000" w:rsidRDefault="00000000" w:rsidRPr="00000000" w14:paraId="0000049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[Action: e.g., prescription called in, lab ordered, appointment scheduled, counseled and reassured, sent to ED]</w:t>
      </w:r>
    </w:p>
    <w:p w:rsidR="00000000" w:rsidDel="00000000" w:rsidP="00000000" w:rsidRDefault="00000000" w:rsidRPr="00000000" w14:paraId="0000049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MD/RN]</w:t>
      </w:r>
    </w:p>
    <w:p w:rsidR="00000000" w:rsidDel="00000000" w:rsidP="00000000" w:rsidRDefault="00000000" w:rsidRPr="00000000" w14:paraId="0000049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496">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7">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orakf4ngz675"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REFERRAL LETTER / CONSULT REQUEST</w:t>
      </w:r>
      <w:r w:rsidDel="00000000" w:rsidR="00000000" w:rsidRPr="00000000">
        <w:rPr>
          <w:sz w:val="52"/>
          <w:rtl w:val="0"/>
        </w:rPr>
      </w:r>
    </w:p>
    <w:p w:rsidR="00000000" w:rsidDel="00000000" w:rsidP="00000000" w:rsidRDefault="00000000" w:rsidRPr="00000000" w14:paraId="00000499">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REFERRAL LETTER / CONSULT REQUEST</w:t>
      </w:r>
      <w:r w:rsidDel="00000000" w:rsidR="00000000" w:rsidRPr="00000000">
        <w:rPr>
          <w:rtl w:val="0"/>
        </w:rPr>
      </w:r>
    </w:p>
    <w:p w:rsidR="00000000" w:rsidDel="00000000" w:rsidP="00000000" w:rsidRDefault="00000000" w:rsidRPr="00000000" w14:paraId="0000049A">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to 1 page</w:t>
      </w:r>
      <w:r w:rsidDel="00000000" w:rsidR="00000000" w:rsidRPr="00000000">
        <w:rPr>
          <w:rtl w:val="0"/>
        </w:rPr>
      </w:r>
    </w:p>
    <w:p w:rsidR="00000000" w:rsidDel="00000000" w:rsidP="00000000" w:rsidRDefault="00000000" w:rsidRPr="00000000" w14:paraId="0000049B">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[Letter from PCP or referring provider to a specialist requesting evaluation. Brief clinical summary, specific question being asked, relevant records attached.]</w:t>
      </w:r>
      <w:r w:rsidDel="00000000" w:rsidR="00000000" w:rsidRPr="00000000">
        <w:rPr>
          <w:rtl w:val="0"/>
        </w:rPr>
      </w:r>
    </w:p>
    <w:p w:rsidR="00000000" w:rsidDel="00000000" w:rsidP="00000000" w:rsidRDefault="00000000" w:rsidRPr="00000000" w14:paraId="0000049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D">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Referral</w:t>
      </w:r>
      <w:r w:rsidDel="00000000" w:rsidR="00000000" w:rsidRPr="00000000">
        <w:rPr>
          <w:rtl w:val="0"/>
        </w:rPr>
      </w:r>
    </w:p>
    <w:p w:rsidR="00000000" w:rsidDel="00000000" w:rsidP="00000000" w:rsidRDefault="00000000" w:rsidRPr="00000000" w14:paraId="0000049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[Referring Provider, Credentials] | [Practice]</w:t>
      </w:r>
    </w:p>
    <w:p w:rsidR="00000000" w:rsidDel="00000000" w:rsidP="00000000" w:rsidRDefault="00000000" w:rsidRPr="00000000" w14:paraId="0000049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 [Specialist Name, Credentials] | [Specialty / Practice]</w:t>
      </w:r>
    </w:p>
    <w:p w:rsidR="00000000" w:rsidDel="00000000" w:rsidP="00000000" w:rsidRDefault="00000000" w:rsidRPr="00000000" w14:paraId="000004A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w:t>
      </w:r>
    </w:p>
    <w:p w:rsidR="00000000" w:rsidDel="00000000" w:rsidP="00000000" w:rsidRDefault="00000000" w:rsidRPr="00000000" w14:paraId="000004A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 [Patient Full Name] | DOB: [DOB]</w:t>
      </w:r>
    </w:p>
    <w:p w:rsidR="00000000" w:rsidDel="00000000" w:rsidP="00000000" w:rsidRDefault="00000000" w:rsidRPr="00000000" w14:paraId="000004A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REFERRAL LETTER</w:t>
      </w:r>
      <w:r w:rsidDel="00000000" w:rsidR="00000000" w:rsidRPr="00000000">
        <w:rPr>
          <w:rtl w:val="0"/>
        </w:rPr>
      </w:r>
    </w:p>
    <w:p w:rsidR="00000000" w:rsidDel="00000000" w:rsidP="00000000" w:rsidRDefault="00000000" w:rsidRPr="00000000" w14:paraId="000004A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Dear Dr. [Name],</w:t>
      </w:r>
    </w:p>
    <w:p w:rsidR="00000000" w:rsidDel="00000000" w:rsidP="00000000" w:rsidRDefault="00000000" w:rsidRPr="00000000" w14:paraId="000004A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am referring [Patient Name], a [age] y/o [sex] with [relevant PMH], for evaluation of [specific reason for referral].</w:t>
      </w:r>
    </w:p>
    <w:p w:rsidR="00000000" w:rsidDel="00000000" w:rsidP="00000000" w:rsidRDefault="00000000" w:rsidRPr="00000000" w14:paraId="000004A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[1-2 paragraphs. Relevant clinical history, what you have tried, what you are asking the specialist to do. Include current medications if relevant to the consult question.]</w:t>
      </w:r>
      <w:r w:rsidDel="00000000" w:rsidR="00000000" w:rsidRPr="00000000">
        <w:rPr>
          <w:rtl w:val="0"/>
        </w:rPr>
      </w:r>
    </w:p>
    <w:p w:rsidR="00000000" w:rsidDel="00000000" w:rsidP="00000000" w:rsidRDefault="00000000" w:rsidRPr="00000000" w14:paraId="000004A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[Clinical summary and specific question]</w:t>
      </w:r>
    </w:p>
    <w:p w:rsidR="00000000" w:rsidDel="00000000" w:rsidP="00000000" w:rsidRDefault="00000000" w:rsidRPr="00000000" w14:paraId="000004A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Attached: [records sent — e.g., recent labs, imaging, prior notes]</w:t>
      </w:r>
    </w:p>
    <w:p w:rsidR="00000000" w:rsidDel="00000000" w:rsidP="00000000" w:rsidRDefault="00000000" w:rsidRPr="00000000" w14:paraId="000004A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Thank you for seeing this patient.</w:t>
      </w:r>
    </w:p>
    <w:p w:rsidR="00000000" w:rsidDel="00000000" w:rsidP="00000000" w:rsidRDefault="00000000" w:rsidRPr="00000000" w14:paraId="000004A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w:t>
      </w:r>
    </w:p>
    <w:p w:rsidR="00000000" w:rsidDel="00000000" w:rsidP="00000000" w:rsidRDefault="00000000" w:rsidRPr="00000000" w14:paraId="000004B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[Practice Name]</w:t>
      </w:r>
    </w:p>
    <w:p w:rsidR="00000000" w:rsidDel="00000000" w:rsidP="00000000" w:rsidRDefault="00000000" w:rsidRPr="00000000" w14:paraId="000004B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[Phone / Fax]</w:t>
      </w:r>
    </w:p>
    <w:p w:rsidR="00000000" w:rsidDel="00000000" w:rsidP="00000000" w:rsidRDefault="00000000" w:rsidRPr="00000000" w14:paraId="000004B3">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4">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4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7xb0jdiztcbs"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SPECIALIST OFFICE VISIT NOTE (Outpatient)</w:t>
      </w:r>
      <w:r w:rsidDel="00000000" w:rsidR="00000000" w:rsidRPr="00000000">
        <w:rPr>
          <w:sz w:val="52"/>
          <w:rtl w:val="0"/>
        </w:rPr>
      </w:r>
    </w:p>
    <w:p w:rsidR="00000000" w:rsidDel="00000000" w:rsidP="00000000" w:rsidRDefault="00000000" w:rsidRPr="00000000" w14:paraId="000004B6">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SPECIALIST OFFICE VISIT NOTE (Outpatient)</w:t>
      </w:r>
      <w:r w:rsidDel="00000000" w:rsidR="00000000" w:rsidRPr="00000000">
        <w:rPr>
          <w:rtl w:val="0"/>
        </w:rPr>
      </w:r>
    </w:p>
    <w:p w:rsidR="00000000" w:rsidDel="00000000" w:rsidP="00000000" w:rsidRDefault="00000000" w:rsidRPr="00000000" w14:paraId="000004B7">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4B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[Outpatient subspecialty visit — cardiology, nephrology, GI, pulm, endo, rheum, etc. Same structure as an inpatient consult note but adapted for outpatient: includes follow-up plan, return visit interval, orders placed. Less focused on a single question than an inpatient consult; may address multiple aspects of the specialist's domain.]</w:t>
      </w:r>
      <w:r w:rsidDel="00000000" w:rsidR="00000000" w:rsidRPr="00000000">
        <w:rPr>
          <w:rtl w:val="0"/>
        </w:rPr>
      </w:r>
    </w:p>
    <w:p w:rsidR="00000000" w:rsidDel="00000000" w:rsidP="00000000" w:rsidRDefault="00000000" w:rsidRPr="00000000" w14:paraId="000004B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A">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[Specialty] Office Visit</w:t>
      </w:r>
      <w:r w:rsidDel="00000000" w:rsidR="00000000" w:rsidRPr="00000000">
        <w:rPr>
          <w:rtl w:val="0"/>
        </w:rPr>
      </w:r>
    </w:p>
    <w:p w:rsidR="00000000" w:rsidDel="00000000" w:rsidP="00000000" w:rsidRDefault="00000000" w:rsidRPr="00000000" w14:paraId="000004B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[Specialty] | [Date]</w:t>
      </w:r>
    </w:p>
    <w:p w:rsidR="00000000" w:rsidDel="00000000" w:rsidP="00000000" w:rsidRDefault="00000000" w:rsidRPr="00000000" w14:paraId="000004B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4B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[SPECIALTY] OFFICE VISIT NOTE</w:t>
      </w:r>
      <w:r w:rsidDel="00000000" w:rsidR="00000000" w:rsidRPr="00000000">
        <w:rPr>
          <w:rtl w:val="0"/>
        </w:rPr>
      </w:r>
    </w:p>
    <w:p w:rsidR="00000000" w:rsidDel="00000000" w:rsidP="00000000" w:rsidRDefault="00000000" w:rsidRPr="00000000" w14:paraId="000004B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4C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4C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Visit Type: [New Consult / Follow-Up]</w:t>
      </w:r>
    </w:p>
    <w:p w:rsidR="00000000" w:rsidDel="00000000" w:rsidP="00000000" w:rsidRDefault="00000000" w:rsidRPr="00000000" w14:paraId="000004C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Referring Provider: [Name, if applicable]</w:t>
      </w:r>
    </w:p>
    <w:p w:rsidR="00000000" w:rsidDel="00000000" w:rsidP="00000000" w:rsidRDefault="00000000" w:rsidRPr="00000000" w14:paraId="000004C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CHIEF COMPLAINT / REASON FOR VISIT: [1-line]</w:t>
      </w:r>
      <w:r w:rsidDel="00000000" w:rsidR="00000000" w:rsidRPr="00000000">
        <w:rPr>
          <w:rtl w:val="0"/>
        </w:rPr>
      </w:r>
    </w:p>
    <w:p w:rsidR="00000000" w:rsidDel="00000000" w:rsidP="00000000" w:rsidRDefault="00000000" w:rsidRPr="00000000" w14:paraId="000004C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 OF PRESENT ILLNESS:</w:t>
      </w:r>
      <w:r w:rsidDel="00000000" w:rsidR="00000000" w:rsidRPr="00000000">
        <w:rPr>
          <w:rtl w:val="0"/>
        </w:rPr>
      </w:r>
    </w:p>
    <w:p w:rsidR="00000000" w:rsidDel="00000000" w:rsidP="00000000" w:rsidRDefault="00000000" w:rsidRPr="00000000" w14:paraId="000004C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[1-2 paragraphs. For new consults: full relevant history. For follow-ups: interval changes since last visit, response to treatment, new symptoms.]</w:t>
      </w:r>
      <w:r w:rsidDel="00000000" w:rsidR="00000000" w:rsidRPr="00000000">
        <w:rPr>
          <w:rtl w:val="0"/>
        </w:rPr>
      </w:r>
    </w:p>
    <w:p w:rsidR="00000000" w:rsidDel="00000000" w:rsidP="00000000" w:rsidRDefault="00000000" w:rsidRPr="00000000" w14:paraId="000004C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[Clinical narrative from the specialist's perspective]</w:t>
      </w:r>
    </w:p>
    <w:p w:rsidR="00000000" w:rsidDel="00000000" w:rsidP="00000000" w:rsidRDefault="00000000" w:rsidRPr="00000000" w14:paraId="000004C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RELEVANT MEDICATIONS:</w:t>
      </w:r>
      <w:r w:rsidDel="00000000" w:rsidR="00000000" w:rsidRPr="00000000">
        <w:rPr>
          <w:rtl w:val="0"/>
        </w:rPr>
      </w:r>
    </w:p>
    <w:p w:rsidR="00000000" w:rsidDel="00000000" w:rsidP="00000000" w:rsidRDefault="00000000" w:rsidRPr="00000000" w14:paraId="000004CB">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[Specialist-relevant meds only. Does not need to be the full medication list.]</w:t>
      </w:r>
      <w:r w:rsidDel="00000000" w:rsidR="00000000" w:rsidRPr="00000000">
        <w:rPr>
          <w:rtl w:val="0"/>
        </w:rPr>
      </w:r>
    </w:p>
    <w:p w:rsidR="00000000" w:rsidDel="00000000" w:rsidP="00000000" w:rsidRDefault="00000000" w:rsidRPr="00000000" w14:paraId="000004C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[Relevant medications with doses]</w:t>
      </w:r>
    </w:p>
    <w:p w:rsidR="00000000" w:rsidDel="00000000" w:rsidP="00000000" w:rsidRDefault="00000000" w:rsidRPr="00000000" w14:paraId="000004C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RELEVANT LABS / STUDIES:</w:t>
      </w:r>
      <w:r w:rsidDel="00000000" w:rsidR="00000000" w:rsidRPr="00000000">
        <w:rPr>
          <w:rtl w:val="0"/>
        </w:rPr>
      </w:r>
    </w:p>
    <w:p w:rsidR="00000000" w:rsidDel="00000000" w:rsidP="00000000" w:rsidRDefault="00000000" w:rsidRPr="00000000" w14:paraId="000004C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[Recent relevant values, imaging, or studies reviewed]</w:t>
      </w:r>
    </w:p>
    <w:p w:rsidR="00000000" w:rsidDel="00000000" w:rsidP="00000000" w:rsidRDefault="00000000" w:rsidRPr="00000000" w14:paraId="000004D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4D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[Domain-focused. Cardiologist examines CV; nephrologist checks volume status; GI checks abdomen. 3-5 lines.]</w:t>
      </w:r>
      <w:r w:rsidDel="00000000" w:rsidR="00000000" w:rsidRPr="00000000">
        <w:rPr>
          <w:rtl w:val="0"/>
        </w:rPr>
      </w:r>
    </w:p>
    <w:p w:rsidR="00000000" w:rsidDel="00000000" w:rsidP="00000000" w:rsidRDefault="00000000" w:rsidRPr="00000000" w14:paraId="000004D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[Focused exam]</w:t>
      </w:r>
    </w:p>
    <w:p w:rsidR="00000000" w:rsidDel="00000000" w:rsidP="00000000" w:rsidRDefault="00000000" w:rsidRPr="00000000" w14:paraId="000004D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4D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[Problem] — [assessment]</w:t>
      </w:r>
    </w:p>
    <w:p w:rsidR="00000000" w:rsidDel="00000000" w:rsidP="00000000" w:rsidRDefault="00000000" w:rsidRPr="00000000" w14:paraId="000004D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4D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[Problem]</w:t>
      </w:r>
    </w:p>
    <w:p w:rsidR="00000000" w:rsidDel="00000000" w:rsidP="00000000" w:rsidRDefault="00000000" w:rsidRPr="00000000" w14:paraId="000004D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[Plan item]</w:t>
      </w:r>
    </w:p>
    <w:p w:rsidR="00000000" w:rsidDel="00000000" w:rsidP="00000000" w:rsidRDefault="00000000" w:rsidRPr="00000000" w14:paraId="000004D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Follow-up: [timeframe] with [labs/studies to obtain before next visit]</w:t>
      </w:r>
    </w:p>
    <w:p w:rsidR="00000000" w:rsidDel="00000000" w:rsidP="00000000" w:rsidRDefault="00000000" w:rsidRPr="00000000" w14:paraId="000004D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Communicated to: [PCP name] via [note copy / fax / portal]</w:t>
      </w:r>
    </w:p>
    <w:p w:rsidR="00000000" w:rsidDel="00000000" w:rsidP="00000000" w:rsidRDefault="00000000" w:rsidRPr="00000000" w14:paraId="000004D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4DF">
      <w:pPr>
        <w:spacing w:after="40" w:line="240" w:lineRule="auto"/>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0"/>
          <w:szCs w:val="20"/>
          <w:rtl w:val="0"/>
        </w:rPr>
        <w:t xml:space="preserve">Date: [MM/DD/YYYY HH:MM]</w:t>
      </w:r>
      <w:r w:rsidDel="00000000" w:rsidR="00000000" w:rsidRPr="00000000">
        <w:rPr>
          <w:rtl w:val="0"/>
        </w:rPr>
      </w:r>
    </w:p>
    <w:p w:rsidR="00000000" w:rsidDel="00000000" w:rsidP="00000000" w:rsidRDefault="00000000" w:rsidRPr="00000000" w14:paraId="000004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mmx3bwdqx7g2"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Specialty Notes</w:t>
      </w:r>
      <w:r w:rsidDel="00000000" w:rsidR="00000000" w:rsidRPr="00000000">
        <w:rPr>
          <w:sz w:val="52"/>
          <w:rtl w:val="0"/>
        </w:rPr>
      </w:r>
    </w:p>
    <w:p w:rsidR="00000000" w:rsidDel="00000000" w:rsidP="00000000" w:rsidRDefault="00000000" w:rsidRPr="00000000" w14:paraId="000004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tjf2f4eafdlv"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PSYCHIATRIC EVALUATION</w:t>
      </w:r>
      <w:r w:rsidDel="00000000" w:rsidR="00000000" w:rsidRPr="00000000">
        <w:rPr>
          <w:sz w:val="52"/>
          <w:rtl w:val="0"/>
        </w:rPr>
      </w:r>
    </w:p>
    <w:p w:rsidR="00000000" w:rsidDel="00000000" w:rsidP="00000000" w:rsidRDefault="00000000" w:rsidRPr="00000000" w14:paraId="000004E3">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PSYCHIATRIC EVALUATION</w:t>
      </w:r>
      <w:r w:rsidDel="00000000" w:rsidR="00000000" w:rsidRPr="00000000">
        <w:rPr>
          <w:rtl w:val="0"/>
        </w:rPr>
      </w:r>
    </w:p>
    <w:p w:rsidR="00000000" w:rsidDel="00000000" w:rsidP="00000000" w:rsidRDefault="00000000" w:rsidRPr="00000000" w14:paraId="000004E4">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1.5–2 pages</w:t>
      </w:r>
      <w:r w:rsidDel="00000000" w:rsidR="00000000" w:rsidRPr="00000000">
        <w:rPr>
          <w:rtl w:val="0"/>
        </w:rPr>
      </w:r>
    </w:p>
    <w:p w:rsidR="00000000" w:rsidDel="00000000" w:rsidP="00000000" w:rsidRDefault="00000000" w:rsidRPr="00000000" w14:paraId="000004E5">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[Distinct from the general consult note. Includes mental status exam, safety assessment, and psychiatric formulation. Modeled after our D5b. Can be inpatient C-L consult or outpatient initial eval.]</w:t>
      </w:r>
      <w:r w:rsidDel="00000000" w:rsidR="00000000" w:rsidRPr="00000000">
        <w:rPr>
          <w:rtl w:val="0"/>
        </w:rPr>
      </w:r>
    </w:p>
    <w:p w:rsidR="00000000" w:rsidDel="00000000" w:rsidP="00000000" w:rsidRDefault="00000000" w:rsidRPr="00000000" w14:paraId="000004E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7">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Psychiatry [Consult / Evaluation]</w:t>
      </w:r>
      <w:r w:rsidDel="00000000" w:rsidR="00000000" w:rsidRPr="00000000">
        <w:rPr>
          <w:rtl w:val="0"/>
        </w:rPr>
      </w:r>
    </w:p>
    <w:p w:rsidR="00000000" w:rsidDel="00000000" w:rsidP="00000000" w:rsidRDefault="00000000" w:rsidRPr="00000000" w14:paraId="000004E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Psychiatry | [Date Time]</w:t>
      </w:r>
    </w:p>
    <w:p w:rsidR="00000000" w:rsidDel="00000000" w:rsidP="00000000" w:rsidRDefault="00000000" w:rsidRPr="00000000" w14:paraId="000004E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4E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E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PSYCHIATRY [CONSULT NOTE / INITIAL EVALUATION]</w:t>
      </w:r>
      <w:r w:rsidDel="00000000" w:rsidR="00000000" w:rsidRPr="00000000">
        <w:rPr>
          <w:rtl w:val="0"/>
        </w:rPr>
      </w:r>
    </w:p>
    <w:p w:rsidR="00000000" w:rsidDel="00000000" w:rsidP="00000000" w:rsidRDefault="00000000" w:rsidRPr="00000000" w14:paraId="000004E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4E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 Training Level]</w:t>
      </w:r>
    </w:p>
    <w:p w:rsidR="00000000" w:rsidDel="00000000" w:rsidP="00000000" w:rsidRDefault="00000000" w:rsidRPr="00000000" w14:paraId="000004E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Reason for Consult: [1-line — e.g., depression management, capacity evaluation, agitation]</w:t>
      </w:r>
    </w:p>
    <w:p w:rsidR="00000000" w:rsidDel="00000000" w:rsidP="00000000" w:rsidRDefault="00000000" w:rsidRPr="00000000" w14:paraId="000004E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w:t>
      </w:r>
      <w:r w:rsidDel="00000000" w:rsidR="00000000" w:rsidRPr="00000000">
        <w:rPr>
          <w:rtl w:val="0"/>
        </w:rPr>
      </w:r>
    </w:p>
    <w:p w:rsidR="00000000" w:rsidDel="00000000" w:rsidP="00000000" w:rsidRDefault="00000000" w:rsidRPr="00000000" w14:paraId="000004F1">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[1-2 paragraphs. Psychiatric history, current presentation, medication history, relevant medical context. Source of information noted.]</w:t>
      </w:r>
      <w:r w:rsidDel="00000000" w:rsidR="00000000" w:rsidRPr="00000000">
        <w:rPr>
          <w:rtl w:val="0"/>
        </w:rPr>
      </w:r>
    </w:p>
    <w:p w:rsidR="00000000" w:rsidDel="00000000" w:rsidP="00000000" w:rsidRDefault="00000000" w:rsidRPr="00000000" w14:paraId="000004F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[Psychiatric narrative — current episode, prior diagnoses, medication trials, hospitalizations, substance use]</w:t>
      </w:r>
    </w:p>
    <w:p w:rsidR="00000000" w:rsidDel="00000000" w:rsidP="00000000" w:rsidRDefault="00000000" w:rsidRPr="00000000" w14:paraId="000004F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F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MENTAL STATUS EXAM:</w:t>
      </w:r>
      <w:r w:rsidDel="00000000" w:rsidR="00000000" w:rsidRPr="00000000">
        <w:rPr>
          <w:rtl w:val="0"/>
        </w:rPr>
      </w:r>
    </w:p>
    <w:p w:rsidR="00000000" w:rsidDel="00000000" w:rsidP="00000000" w:rsidRDefault="00000000" w:rsidRPr="00000000" w14:paraId="000004F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Appearance: [grooming, attire, psychomotor activity]</w:t>
      </w:r>
    </w:p>
    <w:p w:rsidR="00000000" w:rsidDel="00000000" w:rsidP="00000000" w:rsidRDefault="00000000" w:rsidRPr="00000000" w14:paraId="000004F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Behavior: [cooperative, guarded, agitated, etc.]</w:t>
      </w:r>
    </w:p>
    <w:p w:rsidR="00000000" w:rsidDel="00000000" w:rsidP="00000000" w:rsidRDefault="00000000" w:rsidRPr="00000000" w14:paraId="000004F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Speech: [rate, rhythm, volume, tone]</w:t>
      </w:r>
    </w:p>
    <w:p w:rsidR="00000000" w:rsidDel="00000000" w:rsidP="00000000" w:rsidRDefault="00000000" w:rsidRPr="00000000" w14:paraId="000004F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Mood: [patient's stated mood in quotes]</w:t>
      </w:r>
    </w:p>
    <w:p w:rsidR="00000000" w:rsidDel="00000000" w:rsidP="00000000" w:rsidRDefault="00000000" w:rsidRPr="00000000" w14:paraId="000004F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Affect: [observed — congruent/incongruent, range, reactivity]</w:t>
      </w:r>
    </w:p>
    <w:p w:rsidR="00000000" w:rsidDel="00000000" w:rsidP="00000000" w:rsidRDefault="00000000" w:rsidRPr="00000000" w14:paraId="000004F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Thought process: [linear, tangential, circumstantial, disorganized]</w:t>
      </w:r>
    </w:p>
    <w:p w:rsidR="00000000" w:rsidDel="00000000" w:rsidP="00000000" w:rsidRDefault="00000000" w:rsidRPr="00000000" w14:paraId="000004F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Thought content: [SI/HI, delusions, obsessions, paranoia — document specifically]</w:t>
      </w:r>
    </w:p>
    <w:p w:rsidR="00000000" w:rsidDel="00000000" w:rsidP="00000000" w:rsidRDefault="00000000" w:rsidRPr="00000000" w14:paraId="000004F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Perceptions: [hallucinations — AH/VH — denied or endorsed]</w:t>
      </w:r>
    </w:p>
    <w:p w:rsidR="00000000" w:rsidDel="00000000" w:rsidP="00000000" w:rsidRDefault="00000000" w:rsidRPr="00000000" w14:paraId="000004F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Cognition: [orientation, attention, memory — brief or 'formally tested']</w:t>
      </w:r>
    </w:p>
    <w:p w:rsidR="00000000" w:rsidDel="00000000" w:rsidP="00000000" w:rsidRDefault="00000000" w:rsidRPr="00000000" w14:paraId="000004F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Insight/Judgment: [intact, limited, impaired]</w:t>
      </w:r>
    </w:p>
    <w:p w:rsidR="00000000" w:rsidDel="00000000" w:rsidP="00000000" w:rsidRDefault="00000000" w:rsidRPr="00000000" w14:paraId="000004F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0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SAFETY ASSESSMENT:</w:t>
      </w:r>
      <w:r w:rsidDel="00000000" w:rsidR="00000000" w:rsidRPr="00000000">
        <w:rPr>
          <w:rtl w:val="0"/>
        </w:rPr>
      </w:r>
    </w:p>
    <w:p w:rsidR="00000000" w:rsidDel="00000000" w:rsidP="00000000" w:rsidRDefault="00000000" w:rsidRPr="00000000" w14:paraId="0000050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Suicidal ideation: [denied / endorsed — passive vs active, plan, intent, means]</w:t>
      </w:r>
    </w:p>
    <w:p w:rsidR="00000000" w:rsidDel="00000000" w:rsidP="00000000" w:rsidRDefault="00000000" w:rsidRPr="00000000" w14:paraId="0000050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Homicidal ideation: [denied / endorsed]</w:t>
      </w:r>
    </w:p>
    <w:p w:rsidR="00000000" w:rsidDel="00000000" w:rsidP="00000000" w:rsidRDefault="00000000" w:rsidRPr="00000000" w14:paraId="0000050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Self-harm: [denied / endorsed]</w:t>
      </w:r>
    </w:p>
    <w:p w:rsidR="00000000" w:rsidDel="00000000" w:rsidP="00000000" w:rsidRDefault="00000000" w:rsidRPr="00000000" w14:paraId="0000050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Risk level: [low / moderate / high — basis for determination]</w:t>
      </w:r>
    </w:p>
    <w:p w:rsidR="00000000" w:rsidDel="00000000" w:rsidP="00000000" w:rsidRDefault="00000000" w:rsidRPr="00000000" w14:paraId="0000050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0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w:t>
      </w:r>
      <w:r w:rsidDel="00000000" w:rsidR="00000000" w:rsidRPr="00000000">
        <w:rPr>
          <w:rtl w:val="0"/>
        </w:rPr>
      </w:r>
    </w:p>
    <w:p w:rsidR="00000000" w:rsidDel="00000000" w:rsidP="00000000" w:rsidRDefault="00000000" w:rsidRPr="00000000" w14:paraId="0000050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[Psychiatric formulation. Diagnosis with reasoning. How medical context interacts with psychiatric presentation.]</w:t>
      </w:r>
      <w:r w:rsidDel="00000000" w:rsidR="00000000" w:rsidRPr="00000000">
        <w:rPr>
          <w:rtl w:val="0"/>
        </w:rPr>
      </w:r>
    </w:p>
    <w:p w:rsidR="00000000" w:rsidDel="00000000" w:rsidP="00000000" w:rsidRDefault="00000000" w:rsidRPr="00000000" w14:paraId="0000050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[Formulation and diagnosis]</w:t>
      </w:r>
    </w:p>
    <w:p w:rsidR="00000000" w:rsidDel="00000000" w:rsidP="00000000" w:rsidRDefault="00000000" w:rsidRPr="00000000" w14:paraId="0000050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0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RECOMMENDATIONS:</w:t>
      </w:r>
      <w:r w:rsidDel="00000000" w:rsidR="00000000" w:rsidRPr="00000000">
        <w:rPr>
          <w:rtl w:val="0"/>
        </w:rPr>
      </w:r>
    </w:p>
    <w:p w:rsidR="00000000" w:rsidDel="00000000" w:rsidP="00000000" w:rsidRDefault="00000000" w:rsidRPr="00000000" w14:paraId="0000050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[Medication recommendation with rationale — e.g., why this agent over alternatives given comorbidities]</w:t>
      </w:r>
    </w:p>
    <w:p w:rsidR="00000000" w:rsidDel="00000000" w:rsidP="00000000" w:rsidRDefault="00000000" w:rsidRPr="00000000" w14:paraId="0000050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[Monitoring]</w:t>
      </w:r>
    </w:p>
    <w:p w:rsidR="00000000" w:rsidDel="00000000" w:rsidP="00000000" w:rsidRDefault="00000000" w:rsidRPr="00000000" w14:paraId="0000050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[Follow-up plan]</w:t>
      </w:r>
    </w:p>
    <w:p w:rsidR="00000000" w:rsidDel="00000000" w:rsidP="00000000" w:rsidRDefault="00000000" w:rsidRPr="00000000" w14:paraId="0000050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0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 (Training Level)]</w:t>
      </w:r>
    </w:p>
    <w:p w:rsidR="00000000" w:rsidDel="00000000" w:rsidP="00000000" w:rsidRDefault="00000000" w:rsidRPr="00000000" w14:paraId="0000051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Cosigned by: [Attending Name, MD]</w:t>
      </w:r>
    </w:p>
    <w:p w:rsidR="00000000" w:rsidDel="00000000" w:rsidP="00000000" w:rsidRDefault="00000000" w:rsidRPr="00000000" w14:paraId="0000051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513">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4">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sno9gpsu0ts"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PSYCHIATRIC MEDICATION MANAGEMENT VISIT</w:t>
      </w:r>
      <w:r w:rsidDel="00000000" w:rsidR="00000000" w:rsidRPr="00000000">
        <w:rPr>
          <w:sz w:val="52"/>
          <w:rtl w:val="0"/>
        </w:rPr>
      </w:r>
    </w:p>
    <w:p w:rsidR="00000000" w:rsidDel="00000000" w:rsidP="00000000" w:rsidRDefault="00000000" w:rsidRPr="00000000" w14:paraId="00000516">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PSYCHIATRIC MEDICATION MANAGEMENT VISIT</w:t>
      </w:r>
      <w:r w:rsidDel="00000000" w:rsidR="00000000" w:rsidRPr="00000000">
        <w:rPr>
          <w:rtl w:val="0"/>
        </w:rPr>
      </w:r>
    </w:p>
    <w:p w:rsidR="00000000" w:rsidDel="00000000" w:rsidP="00000000" w:rsidRDefault="00000000" w:rsidRPr="00000000" w14:paraId="00000517">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&lt;1 page</w:t>
      </w:r>
      <w:r w:rsidDel="00000000" w:rsidR="00000000" w:rsidRPr="00000000">
        <w:rPr>
          <w:rtl w:val="0"/>
        </w:rPr>
      </w:r>
    </w:p>
    <w:p w:rsidR="00000000" w:rsidDel="00000000" w:rsidP="00000000" w:rsidRDefault="00000000" w:rsidRPr="00000000" w14:paraId="0000051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outpatient follow-up focused on medication efficacy, side effects, and dose adjustments. Not a full psychiatric evaluation.]</w:t>
      </w:r>
      <w:r w:rsidDel="00000000" w:rsidR="00000000" w:rsidRPr="00000000">
        <w:rPr>
          <w:rtl w:val="0"/>
        </w:rPr>
      </w:r>
    </w:p>
    <w:p w:rsidR="00000000" w:rsidDel="00000000" w:rsidP="00000000" w:rsidRDefault="00000000" w:rsidRPr="00000000" w14:paraId="0000051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A">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Psychiatry Med Management</w:t>
      </w:r>
      <w:r w:rsidDel="00000000" w:rsidR="00000000" w:rsidRPr="00000000">
        <w:rPr>
          <w:rtl w:val="0"/>
        </w:rPr>
      </w:r>
    </w:p>
    <w:p w:rsidR="00000000" w:rsidDel="00000000" w:rsidP="00000000" w:rsidRDefault="00000000" w:rsidRPr="00000000" w14:paraId="0000051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Psychiatry | [Date]</w:t>
      </w:r>
    </w:p>
    <w:p w:rsidR="00000000" w:rsidDel="00000000" w:rsidP="00000000" w:rsidRDefault="00000000" w:rsidRPr="00000000" w14:paraId="0000051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51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1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MEDICATION MANAGEMENT VISIT</w:t>
      </w:r>
      <w:r w:rsidDel="00000000" w:rsidR="00000000" w:rsidRPr="00000000">
        <w:rPr>
          <w:rtl w:val="0"/>
        </w:rPr>
      </w:r>
    </w:p>
    <w:p w:rsidR="00000000" w:rsidDel="00000000" w:rsidP="00000000" w:rsidRDefault="00000000" w:rsidRPr="00000000" w14:paraId="0000051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52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52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SUBJECTIVE:</w:t>
      </w:r>
      <w:r w:rsidDel="00000000" w:rsidR="00000000" w:rsidRPr="00000000">
        <w:rPr>
          <w:rtl w:val="0"/>
        </w:rPr>
      </w:r>
    </w:p>
    <w:p w:rsidR="00000000" w:rsidDel="00000000" w:rsidP="00000000" w:rsidRDefault="00000000" w:rsidRPr="00000000" w14:paraId="0000052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[Mood since last visit. Medication adherence. Side effects. Sleep, appetite, energy, concentration. Stressors.]</w:t>
      </w:r>
    </w:p>
    <w:p w:rsidR="00000000" w:rsidDel="00000000" w:rsidP="00000000" w:rsidRDefault="00000000" w:rsidRPr="00000000" w14:paraId="0000052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PSYCHIATRIC MEDICATIONS:</w:t>
      </w:r>
      <w:r w:rsidDel="00000000" w:rsidR="00000000" w:rsidRPr="00000000">
        <w:rPr>
          <w:rtl w:val="0"/>
        </w:rPr>
      </w:r>
    </w:p>
    <w:p w:rsidR="00000000" w:rsidDel="00000000" w:rsidP="00000000" w:rsidRDefault="00000000" w:rsidRPr="00000000" w14:paraId="0000052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 dose, duration on current dose, response]</w:t>
      </w:r>
    </w:p>
    <w:p w:rsidR="00000000" w:rsidDel="00000000" w:rsidP="00000000" w:rsidRDefault="00000000" w:rsidRPr="00000000" w14:paraId="0000052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SAFETY: SI [denied/endorsed]. HI [denied/endorsed].</w:t>
      </w:r>
      <w:r w:rsidDel="00000000" w:rsidR="00000000" w:rsidRPr="00000000">
        <w:rPr>
          <w:rtl w:val="0"/>
        </w:rPr>
      </w:r>
    </w:p>
    <w:p w:rsidR="00000000" w:rsidDel="00000000" w:rsidP="00000000" w:rsidRDefault="00000000" w:rsidRPr="00000000" w14:paraId="0000052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MENTAL STATUS (brief): [Appearance, affect, thought process, cognition — 2-3 lines]</w:t>
      </w:r>
      <w:r w:rsidDel="00000000" w:rsidR="00000000" w:rsidRPr="00000000">
        <w:rPr>
          <w:rtl w:val="0"/>
        </w:rPr>
      </w:r>
    </w:p>
    <w:p w:rsidR="00000000" w:rsidDel="00000000" w:rsidP="00000000" w:rsidRDefault="00000000" w:rsidRPr="00000000" w14:paraId="0000052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52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[Diagnosis] — [status: improving, stable, worsening]</w:t>
      </w:r>
    </w:p>
    <w:p w:rsidR="00000000" w:rsidDel="00000000" w:rsidP="00000000" w:rsidRDefault="00000000" w:rsidRPr="00000000" w14:paraId="0000052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[Medication change or continuation with rationale]</w:t>
      </w:r>
    </w:p>
    <w:p w:rsidR="00000000" w:rsidDel="00000000" w:rsidP="00000000" w:rsidRDefault="00000000" w:rsidRPr="00000000" w14:paraId="0000052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[Labs if indicated]</w:t>
      </w:r>
    </w:p>
    <w:p w:rsidR="00000000" w:rsidDel="00000000" w:rsidP="00000000" w:rsidRDefault="00000000" w:rsidRPr="00000000" w14:paraId="0000053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Follow-up: [timeframe]</w:t>
      </w:r>
    </w:p>
    <w:p w:rsidR="00000000" w:rsidDel="00000000" w:rsidP="00000000" w:rsidRDefault="00000000" w:rsidRPr="00000000" w14:paraId="0000053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53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535">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6">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qxaqx2vj9mff"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PALLIATIVE CARE / GOALS-OF-CARE NOTE</w:t>
      </w:r>
      <w:r w:rsidDel="00000000" w:rsidR="00000000" w:rsidRPr="00000000">
        <w:rPr>
          <w:sz w:val="52"/>
          <w:rtl w:val="0"/>
        </w:rPr>
      </w:r>
    </w:p>
    <w:p w:rsidR="00000000" w:rsidDel="00000000" w:rsidP="00000000" w:rsidRDefault="00000000" w:rsidRPr="00000000" w14:paraId="00000538">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PALLIATIVE CARE / GOALS-OF-CARE NOTE</w:t>
      </w:r>
      <w:r w:rsidDel="00000000" w:rsidR="00000000" w:rsidRPr="00000000">
        <w:rPr>
          <w:rtl w:val="0"/>
        </w:rPr>
      </w:r>
    </w:p>
    <w:p w:rsidR="00000000" w:rsidDel="00000000" w:rsidP="00000000" w:rsidRDefault="00000000" w:rsidRPr="00000000" w14:paraId="00000539">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53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[Documents a goals-of-care conversation, prognostic discussion, or symptom management consult. Focuses on what the patient and family understand, what they value, and what decisions were made. Not a standard medical consult note.]</w:t>
      </w:r>
      <w:r w:rsidDel="00000000" w:rsidR="00000000" w:rsidRPr="00000000">
        <w:rPr>
          <w:rtl w:val="0"/>
        </w:rPr>
      </w:r>
    </w:p>
    <w:p w:rsidR="00000000" w:rsidDel="00000000" w:rsidP="00000000" w:rsidRDefault="00000000" w:rsidRPr="00000000" w14:paraId="0000053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3C">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Palliative Care [Consult / Goals-of-Care]</w:t>
      </w:r>
      <w:r w:rsidDel="00000000" w:rsidR="00000000" w:rsidRPr="00000000">
        <w:rPr>
          <w:rtl w:val="0"/>
        </w:rPr>
      </w:r>
    </w:p>
    <w:p w:rsidR="00000000" w:rsidDel="00000000" w:rsidP="00000000" w:rsidRDefault="00000000" w:rsidRPr="00000000" w14:paraId="0000053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Palliative Care | [Date Time]</w:t>
      </w:r>
    </w:p>
    <w:p w:rsidR="00000000" w:rsidDel="00000000" w:rsidP="00000000" w:rsidRDefault="00000000" w:rsidRPr="00000000" w14:paraId="0000053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53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PALLIATIVE CARE NOTE</w:t>
      </w:r>
      <w:r w:rsidDel="00000000" w:rsidR="00000000" w:rsidRPr="00000000">
        <w:rPr>
          <w:rtl w:val="0"/>
        </w:rPr>
      </w:r>
    </w:p>
    <w:p w:rsidR="00000000" w:rsidDel="00000000" w:rsidP="00000000" w:rsidRDefault="00000000" w:rsidRPr="00000000" w14:paraId="0000054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54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54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Participants: [Patient, family members by name/relationship, interpreter if used]</w:t>
      </w:r>
    </w:p>
    <w:p w:rsidR="00000000" w:rsidDel="00000000" w:rsidP="00000000" w:rsidRDefault="00000000" w:rsidRPr="00000000" w14:paraId="0000054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CLINICAL CONTEXT:</w:t>
      </w:r>
      <w:r w:rsidDel="00000000" w:rsidR="00000000" w:rsidRPr="00000000">
        <w:rPr>
          <w:rtl w:val="0"/>
        </w:rPr>
      </w:r>
    </w:p>
    <w:p w:rsidR="00000000" w:rsidDel="00000000" w:rsidP="00000000" w:rsidRDefault="00000000" w:rsidRPr="00000000" w14:paraId="00000546">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summary of why palliative care was consulted. Current medical status, prognosis.]</w:t>
      </w:r>
      <w:r w:rsidDel="00000000" w:rsidR="00000000" w:rsidRPr="00000000">
        <w:rPr>
          <w:rtl w:val="0"/>
        </w:rPr>
      </w:r>
    </w:p>
    <w:p w:rsidR="00000000" w:rsidDel="00000000" w:rsidP="00000000" w:rsidRDefault="00000000" w:rsidRPr="00000000" w14:paraId="0000054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 sentences — clinical situation and trajectory]</w:t>
      </w:r>
    </w:p>
    <w:p w:rsidR="00000000" w:rsidDel="00000000" w:rsidP="00000000" w:rsidRDefault="00000000" w:rsidRPr="00000000" w14:paraId="0000054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PATIENT/FAMILY UNDERSTANDING:</w:t>
      </w:r>
      <w:r w:rsidDel="00000000" w:rsidR="00000000" w:rsidRPr="00000000">
        <w:rPr>
          <w:rtl w:val="0"/>
        </w:rPr>
      </w:r>
    </w:p>
    <w:p w:rsidR="00000000" w:rsidDel="00000000" w:rsidP="00000000" w:rsidRDefault="00000000" w:rsidRPr="00000000" w14:paraId="0000054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[What do they understand about the diagnosis, prognosis, and treatment options? Document in their words where possible.]</w:t>
      </w:r>
      <w:r w:rsidDel="00000000" w:rsidR="00000000" w:rsidRPr="00000000">
        <w:rPr>
          <w:rtl w:val="0"/>
        </w:rPr>
      </w:r>
    </w:p>
    <w:p w:rsidR="00000000" w:rsidDel="00000000" w:rsidP="00000000" w:rsidRDefault="00000000" w:rsidRPr="00000000" w14:paraId="0000054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[What the patient/family expressed about their understanding]</w:t>
      </w:r>
    </w:p>
    <w:p w:rsidR="00000000" w:rsidDel="00000000" w:rsidP="00000000" w:rsidRDefault="00000000" w:rsidRPr="00000000" w14:paraId="0000054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4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VALUES AND GOALS:</w:t>
      </w:r>
      <w:r w:rsidDel="00000000" w:rsidR="00000000" w:rsidRPr="00000000">
        <w:rPr>
          <w:rtl w:val="0"/>
        </w:rPr>
      </w:r>
    </w:p>
    <w:p w:rsidR="00000000" w:rsidDel="00000000" w:rsidP="00000000" w:rsidRDefault="00000000" w:rsidRPr="00000000" w14:paraId="0000054E">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[What matters most to the patient? What are they hoping for? What are they afraid of?]</w:t>
      </w:r>
      <w:r w:rsidDel="00000000" w:rsidR="00000000" w:rsidRPr="00000000">
        <w:rPr>
          <w:rtl w:val="0"/>
        </w:rPr>
      </w:r>
    </w:p>
    <w:p w:rsidR="00000000" w:rsidDel="00000000" w:rsidP="00000000" w:rsidRDefault="00000000" w:rsidRPr="00000000" w14:paraId="0000054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[Patient's stated values, goals, priorities, fears]</w:t>
      </w:r>
    </w:p>
    <w:p w:rsidR="00000000" w:rsidDel="00000000" w:rsidP="00000000" w:rsidRDefault="00000000" w:rsidRPr="00000000" w14:paraId="0000055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DISCUSSION:</w:t>
      </w:r>
      <w:r w:rsidDel="00000000" w:rsidR="00000000" w:rsidRPr="00000000">
        <w:rPr>
          <w:rtl w:val="0"/>
        </w:rPr>
      </w:r>
    </w:p>
    <w:p w:rsidR="00000000" w:rsidDel="00000000" w:rsidP="00000000" w:rsidRDefault="00000000" w:rsidRPr="00000000" w14:paraId="0000055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[What was discussed. Prognostic information shared. Options presented. Recommendations made.]</w:t>
      </w:r>
      <w:r w:rsidDel="00000000" w:rsidR="00000000" w:rsidRPr="00000000">
        <w:rPr>
          <w:rtl w:val="0"/>
        </w:rPr>
      </w:r>
    </w:p>
    <w:p w:rsidR="00000000" w:rsidDel="00000000" w:rsidP="00000000" w:rsidRDefault="00000000" w:rsidRPr="00000000" w14:paraId="0000055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[Summary of the conversation — what information was given, how it was received]</w:t>
      </w:r>
    </w:p>
    <w:p w:rsidR="00000000" w:rsidDel="00000000" w:rsidP="00000000" w:rsidRDefault="00000000" w:rsidRPr="00000000" w14:paraId="0000055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DECISIONS MADE:</w:t>
      </w:r>
      <w:r w:rsidDel="00000000" w:rsidR="00000000" w:rsidRPr="00000000">
        <w:rPr>
          <w:rtl w:val="0"/>
        </w:rPr>
      </w:r>
    </w:p>
    <w:p w:rsidR="00000000" w:rsidDel="00000000" w:rsidP="00000000" w:rsidRDefault="00000000" w:rsidRPr="00000000" w14:paraId="0000055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Code status: [Full code / DNR / DNR-DNI / Comfort measures only]</w:t>
      </w:r>
    </w:p>
    <w:p w:rsidR="00000000" w:rsidDel="00000000" w:rsidP="00000000" w:rsidRDefault="00000000" w:rsidRPr="00000000" w14:paraId="0000055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[Other decisions — e.g., hospice referral, withdrawal of specific treatments, trial of time-limited intervention]</w:t>
      </w:r>
    </w:p>
    <w:p w:rsidR="00000000" w:rsidDel="00000000" w:rsidP="00000000" w:rsidRDefault="00000000" w:rsidRPr="00000000" w14:paraId="0000055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SYMPTOM MANAGEMENT (if applicable):</w:t>
      </w:r>
      <w:r w:rsidDel="00000000" w:rsidR="00000000" w:rsidRPr="00000000">
        <w:rPr>
          <w:rtl w:val="0"/>
        </w:rPr>
      </w:r>
    </w:p>
    <w:p w:rsidR="00000000" w:rsidDel="00000000" w:rsidP="00000000" w:rsidRDefault="00000000" w:rsidRPr="00000000" w14:paraId="0000055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[Pain, dyspnea, nausea, anxiety, delirium — current regimen and changes]</w:t>
      </w:r>
    </w:p>
    <w:p w:rsidR="00000000" w:rsidDel="00000000" w:rsidP="00000000" w:rsidRDefault="00000000" w:rsidRPr="00000000" w14:paraId="0000055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55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55E">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5F">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6u5o51k093j1"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ETHICS CONSULT NOTE</w:t>
      </w:r>
      <w:r w:rsidDel="00000000" w:rsidR="00000000" w:rsidRPr="00000000">
        <w:rPr>
          <w:sz w:val="52"/>
          <w:rtl w:val="0"/>
        </w:rPr>
      </w:r>
    </w:p>
    <w:p w:rsidR="00000000" w:rsidDel="00000000" w:rsidP="00000000" w:rsidRDefault="00000000" w:rsidRPr="00000000" w14:paraId="00000561">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ETHICS CONSULT NOTE</w:t>
      </w:r>
      <w:r w:rsidDel="00000000" w:rsidR="00000000" w:rsidRPr="00000000">
        <w:rPr>
          <w:rtl w:val="0"/>
        </w:rPr>
      </w:r>
    </w:p>
    <w:p w:rsidR="00000000" w:rsidDel="00000000" w:rsidP="00000000" w:rsidRDefault="00000000" w:rsidRPr="00000000" w14:paraId="00000562">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563">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[Documents the ethical question, stakeholder perspectives, ethical analysis, and recommendations. Written by an ethics committee member or consultant, not a treating physician.]</w:t>
      </w:r>
      <w:r w:rsidDel="00000000" w:rsidR="00000000" w:rsidRPr="00000000">
        <w:rPr>
          <w:rtl w:val="0"/>
        </w:rPr>
      </w:r>
    </w:p>
    <w:p w:rsidR="00000000" w:rsidDel="00000000" w:rsidP="00000000" w:rsidRDefault="00000000" w:rsidRPr="00000000" w14:paraId="0000056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5">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Ethics Consult</w:t>
      </w:r>
      <w:r w:rsidDel="00000000" w:rsidR="00000000" w:rsidRPr="00000000">
        <w:rPr>
          <w:rtl w:val="0"/>
        </w:rPr>
      </w:r>
    </w:p>
    <w:p w:rsidR="00000000" w:rsidDel="00000000" w:rsidP="00000000" w:rsidRDefault="00000000" w:rsidRPr="00000000" w14:paraId="0000056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[Consultant Name, Credentials] | Ethics Committee | [Date Time]</w:t>
      </w:r>
    </w:p>
    <w:p w:rsidR="00000000" w:rsidDel="00000000" w:rsidP="00000000" w:rsidRDefault="00000000" w:rsidRPr="00000000" w14:paraId="0000056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56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ETHICS CONSULTATION NOTE</w:t>
      </w:r>
      <w:r w:rsidDel="00000000" w:rsidR="00000000" w:rsidRPr="00000000">
        <w:rPr>
          <w:rtl w:val="0"/>
        </w:rPr>
      </w:r>
    </w:p>
    <w:p w:rsidR="00000000" w:rsidDel="00000000" w:rsidP="00000000" w:rsidRDefault="00000000" w:rsidRPr="00000000" w14:paraId="0000056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56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56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Requested by: [Name, Service]</w:t>
      </w:r>
    </w:p>
    <w:p w:rsidR="00000000" w:rsidDel="00000000" w:rsidP="00000000" w:rsidRDefault="00000000" w:rsidRPr="00000000" w14:paraId="0000056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ETHICAL QUESTION:</w:t>
      </w:r>
      <w:r w:rsidDel="00000000" w:rsidR="00000000" w:rsidRPr="00000000">
        <w:rPr>
          <w:rtl w:val="0"/>
        </w:rPr>
      </w:r>
    </w:p>
    <w:p w:rsidR="00000000" w:rsidDel="00000000" w:rsidP="00000000" w:rsidRDefault="00000000" w:rsidRPr="00000000" w14:paraId="0000056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specific question posed — e.g., 'Is it ethically appropriate to proceed with surgery given the patient's stated wishes and surrogate disagreement?']</w:t>
      </w:r>
    </w:p>
    <w:p w:rsidR="00000000" w:rsidDel="00000000" w:rsidP="00000000" w:rsidRDefault="00000000" w:rsidRPr="00000000" w14:paraId="0000057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CLINICAL SUMMARY:</w:t>
      </w:r>
      <w:r w:rsidDel="00000000" w:rsidR="00000000" w:rsidRPr="00000000">
        <w:rPr>
          <w:rtl w:val="0"/>
        </w:rPr>
      </w:r>
    </w:p>
    <w:p w:rsidR="00000000" w:rsidDel="00000000" w:rsidP="00000000" w:rsidRDefault="00000000" w:rsidRPr="00000000" w14:paraId="0000057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[Brief clinical context relevant to the ethical question]</w:t>
      </w:r>
    </w:p>
    <w:p w:rsidR="00000000" w:rsidDel="00000000" w:rsidP="00000000" w:rsidRDefault="00000000" w:rsidRPr="00000000" w14:paraId="0000057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STAKEHOLDER PERSPECTIVES:</w:t>
      </w:r>
      <w:r w:rsidDel="00000000" w:rsidR="00000000" w:rsidRPr="00000000">
        <w:rPr>
          <w:rtl w:val="0"/>
        </w:rPr>
      </w:r>
    </w:p>
    <w:p w:rsidR="00000000" w:rsidDel="00000000" w:rsidP="00000000" w:rsidRDefault="00000000" w:rsidRPr="00000000" w14:paraId="0000057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[What the patient has expressed, if able]</w:t>
      </w:r>
    </w:p>
    <w:p w:rsidR="00000000" w:rsidDel="00000000" w:rsidP="00000000" w:rsidRDefault="00000000" w:rsidRPr="00000000" w14:paraId="0000057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Family/Surrogate: [Position and reasoning]</w:t>
      </w:r>
    </w:p>
    <w:p w:rsidR="00000000" w:rsidDel="00000000" w:rsidP="00000000" w:rsidRDefault="00000000" w:rsidRPr="00000000" w14:paraId="0000057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Medical team: [Position and reasoning]</w:t>
      </w:r>
    </w:p>
    <w:p w:rsidR="00000000" w:rsidDel="00000000" w:rsidP="00000000" w:rsidRDefault="00000000" w:rsidRPr="00000000" w14:paraId="0000057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ETHICAL ANALYSIS:</w:t>
      </w:r>
      <w:r w:rsidDel="00000000" w:rsidR="00000000" w:rsidRPr="00000000">
        <w:rPr>
          <w:rtl w:val="0"/>
        </w:rPr>
      </w:r>
    </w:p>
    <w:p w:rsidR="00000000" w:rsidDel="00000000" w:rsidP="00000000" w:rsidRDefault="00000000" w:rsidRPr="00000000" w14:paraId="0000057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[Apply relevant ethical principles: autonomy, beneficence, non-maleficence, justice. Identify the conflict. Cite institutional policy or legal framework if applicable.]</w:t>
      </w:r>
      <w:r w:rsidDel="00000000" w:rsidR="00000000" w:rsidRPr="00000000">
        <w:rPr>
          <w:rtl w:val="0"/>
        </w:rPr>
      </w:r>
    </w:p>
    <w:p w:rsidR="00000000" w:rsidDel="00000000" w:rsidP="00000000" w:rsidRDefault="00000000" w:rsidRPr="00000000" w14:paraId="0000057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[Analysis]</w:t>
      </w:r>
    </w:p>
    <w:p w:rsidR="00000000" w:rsidDel="00000000" w:rsidP="00000000" w:rsidRDefault="00000000" w:rsidRPr="00000000" w14:paraId="0000057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RECOMMENDATIONS:</w:t>
      </w:r>
      <w:r w:rsidDel="00000000" w:rsidR="00000000" w:rsidRPr="00000000">
        <w:rPr>
          <w:rtl w:val="0"/>
        </w:rPr>
      </w:r>
    </w:p>
    <w:p w:rsidR="00000000" w:rsidDel="00000000" w:rsidP="00000000" w:rsidRDefault="00000000" w:rsidRPr="00000000" w14:paraId="0000057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[Specific recommendations with ethical justification]</w:t>
      </w:r>
    </w:p>
    <w:p w:rsidR="00000000" w:rsidDel="00000000" w:rsidP="00000000" w:rsidRDefault="00000000" w:rsidRPr="00000000" w14:paraId="0000057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Credentials]</w:t>
      </w:r>
    </w:p>
    <w:p w:rsidR="00000000" w:rsidDel="00000000" w:rsidP="00000000" w:rsidRDefault="00000000" w:rsidRPr="00000000" w14:paraId="0000058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582">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3">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mojlnp9af8pe"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PAIN MANAGEMENT CONSULT NOTE</w:t>
      </w:r>
      <w:r w:rsidDel="00000000" w:rsidR="00000000" w:rsidRPr="00000000">
        <w:rPr>
          <w:sz w:val="52"/>
          <w:rtl w:val="0"/>
        </w:rPr>
      </w:r>
    </w:p>
    <w:p w:rsidR="00000000" w:rsidDel="00000000" w:rsidP="00000000" w:rsidRDefault="00000000" w:rsidRPr="00000000" w14:paraId="00000585">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PAIN MANAGEMENT CONSULT NOTE</w:t>
      </w:r>
      <w:r w:rsidDel="00000000" w:rsidR="00000000" w:rsidRPr="00000000">
        <w:rPr>
          <w:rtl w:val="0"/>
        </w:rPr>
      </w:r>
    </w:p>
    <w:p w:rsidR="00000000" w:rsidDel="00000000" w:rsidP="00000000" w:rsidRDefault="00000000" w:rsidRPr="00000000" w14:paraId="00000586">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587">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Pain Management Consult</w:t>
      </w:r>
      <w:r w:rsidDel="00000000" w:rsidR="00000000" w:rsidRPr="00000000">
        <w:rPr>
          <w:rtl w:val="0"/>
        </w:rPr>
      </w:r>
    </w:p>
    <w:p w:rsidR="00000000" w:rsidDel="00000000" w:rsidP="00000000" w:rsidRDefault="00000000" w:rsidRPr="00000000" w14:paraId="0000058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Pain Management | [Date Time]</w:t>
      </w:r>
    </w:p>
    <w:p w:rsidR="00000000" w:rsidDel="00000000" w:rsidP="00000000" w:rsidRDefault="00000000" w:rsidRPr="00000000" w14:paraId="0000058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58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PAIN MANAGEMENT CONSULT NOTE</w:t>
      </w:r>
      <w:r w:rsidDel="00000000" w:rsidR="00000000" w:rsidRPr="00000000">
        <w:rPr>
          <w:rtl w:val="0"/>
        </w:rPr>
      </w:r>
    </w:p>
    <w:p w:rsidR="00000000" w:rsidDel="00000000" w:rsidP="00000000" w:rsidRDefault="00000000" w:rsidRPr="00000000" w14:paraId="0000058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58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58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Reason for Consult: [1-line — e.g., acute post-op pain, chronic pain exacerbation, opioid management]</w:t>
      </w:r>
      <w:r w:rsidDel="00000000" w:rsidR="00000000" w:rsidRPr="00000000">
        <w:rPr>
          <w:rtl w:val="0"/>
        </w:rPr>
      </w:r>
    </w:p>
    <w:p w:rsidR="00000000" w:rsidDel="00000000" w:rsidP="00000000" w:rsidRDefault="00000000" w:rsidRPr="00000000" w14:paraId="0000059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PAIN HISTORY:</w:t>
      </w:r>
      <w:r w:rsidDel="00000000" w:rsidR="00000000" w:rsidRPr="00000000">
        <w:rPr>
          <w:rtl w:val="0"/>
        </w:rPr>
      </w:r>
    </w:p>
    <w:p w:rsidR="00000000" w:rsidDel="00000000" w:rsidP="00000000" w:rsidRDefault="00000000" w:rsidRPr="00000000" w14:paraId="0000059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Location: [site(s)]</w:t>
      </w:r>
    </w:p>
    <w:p w:rsidR="00000000" w:rsidDel="00000000" w:rsidP="00000000" w:rsidRDefault="00000000" w:rsidRPr="00000000" w14:paraId="0000059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Quality: [sharp, dull, burning, aching, shooting]</w:t>
      </w:r>
    </w:p>
    <w:p w:rsidR="00000000" w:rsidDel="00000000" w:rsidP="00000000" w:rsidRDefault="00000000" w:rsidRPr="00000000" w14:paraId="0000059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Intensity: [x/10 current, x/10 worst, x/10 average]</w:t>
      </w:r>
    </w:p>
    <w:p w:rsidR="00000000" w:rsidDel="00000000" w:rsidP="00000000" w:rsidRDefault="00000000" w:rsidRPr="00000000" w14:paraId="0000059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Duration: [acute / chronic — onset, timeline]</w:t>
      </w:r>
    </w:p>
    <w:p w:rsidR="00000000" w:rsidDel="00000000" w:rsidP="00000000" w:rsidRDefault="00000000" w:rsidRPr="00000000" w14:paraId="0000059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Aggravating/Alleviating: [factors]</w:t>
      </w:r>
    </w:p>
    <w:p w:rsidR="00000000" w:rsidDel="00000000" w:rsidP="00000000" w:rsidRDefault="00000000" w:rsidRPr="00000000" w14:paraId="0000059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Prior treatments: [what has been tried, response to each]</w:t>
      </w:r>
    </w:p>
    <w:p w:rsidR="00000000" w:rsidDel="00000000" w:rsidP="00000000" w:rsidRDefault="00000000" w:rsidRPr="00000000" w14:paraId="0000059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PAIN MEDICATIONS:</w:t>
      </w:r>
      <w:r w:rsidDel="00000000" w:rsidR="00000000" w:rsidRPr="00000000">
        <w:rPr>
          <w:rtl w:val="0"/>
        </w:rPr>
      </w:r>
    </w:p>
    <w:p w:rsidR="00000000" w:rsidDel="00000000" w:rsidP="00000000" w:rsidRDefault="00000000" w:rsidRPr="00000000" w14:paraId="0000059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[List with doses, frequency, duration, and patient-reported efficacy]</w:t>
      </w:r>
    </w:p>
    <w:p w:rsidR="00000000" w:rsidDel="00000000" w:rsidP="00000000" w:rsidRDefault="00000000" w:rsidRPr="00000000" w14:paraId="0000059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SUBSTANCE USE HISTORY:</w:t>
      </w:r>
      <w:r w:rsidDel="00000000" w:rsidR="00000000" w:rsidRPr="00000000">
        <w:rPr>
          <w:rtl w:val="0"/>
        </w:rPr>
      </w:r>
    </w:p>
    <w:p w:rsidR="00000000" w:rsidDel="00000000" w:rsidP="00000000" w:rsidRDefault="00000000" w:rsidRPr="00000000" w14:paraId="0000059D">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[Document factually. Relevant to opioid risk assessment.]</w:t>
      </w:r>
      <w:r w:rsidDel="00000000" w:rsidR="00000000" w:rsidRPr="00000000">
        <w:rPr>
          <w:rtl w:val="0"/>
        </w:rPr>
      </w:r>
    </w:p>
    <w:p w:rsidR="00000000" w:rsidDel="00000000" w:rsidP="00000000" w:rsidRDefault="00000000" w:rsidRPr="00000000" w14:paraId="0000059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[Tobacco, alcohol, illicit substances, prior opioid use, history of SUD]</w:t>
      </w:r>
    </w:p>
    <w:p w:rsidR="00000000" w:rsidDel="00000000" w:rsidP="00000000" w:rsidRDefault="00000000" w:rsidRPr="00000000" w14:paraId="0000059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5A1">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[Focused on pain-relevant findings. Musculoskeletal, neurological, functional.]</w:t>
      </w:r>
      <w:r w:rsidDel="00000000" w:rsidR="00000000" w:rsidRPr="00000000">
        <w:rPr>
          <w:rtl w:val="0"/>
        </w:rPr>
      </w:r>
    </w:p>
    <w:p w:rsidR="00000000" w:rsidDel="00000000" w:rsidP="00000000" w:rsidRDefault="00000000" w:rsidRPr="00000000" w14:paraId="000005A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[Relevant exam findings]</w:t>
      </w:r>
    </w:p>
    <w:p w:rsidR="00000000" w:rsidDel="00000000" w:rsidP="00000000" w:rsidRDefault="00000000" w:rsidRPr="00000000" w14:paraId="000005A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w:t>
      </w:r>
      <w:r w:rsidDel="00000000" w:rsidR="00000000" w:rsidRPr="00000000">
        <w:rPr>
          <w:rtl w:val="0"/>
        </w:rPr>
      </w:r>
    </w:p>
    <w:p w:rsidR="00000000" w:rsidDel="00000000" w:rsidP="00000000" w:rsidRDefault="00000000" w:rsidRPr="00000000" w14:paraId="000005A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[Pain diagnosis, mechanism, contributing factors, opioid risk stratification if applicable]</w:t>
      </w:r>
    </w:p>
    <w:p w:rsidR="00000000" w:rsidDel="00000000" w:rsidP="00000000" w:rsidRDefault="00000000" w:rsidRPr="00000000" w14:paraId="000005A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RECOMMENDATIONS:</w:t>
      </w:r>
      <w:r w:rsidDel="00000000" w:rsidR="00000000" w:rsidRPr="00000000">
        <w:rPr>
          <w:rtl w:val="0"/>
        </w:rPr>
      </w:r>
    </w:p>
    <w:p w:rsidR="00000000" w:rsidDel="00000000" w:rsidP="00000000" w:rsidRDefault="00000000" w:rsidRPr="00000000" w14:paraId="000005A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[Pharmacologic recommendation with rationale]</w:t>
      </w:r>
    </w:p>
    <w:p w:rsidR="00000000" w:rsidDel="00000000" w:rsidP="00000000" w:rsidRDefault="00000000" w:rsidRPr="00000000" w14:paraId="000005A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[Non-pharmacologic — PT, nerve block, TENS, etc.]</w:t>
      </w:r>
    </w:p>
    <w:p w:rsidR="00000000" w:rsidDel="00000000" w:rsidP="00000000" w:rsidRDefault="00000000" w:rsidRPr="00000000" w14:paraId="000005A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[Monitoring plan]</w:t>
      </w:r>
    </w:p>
    <w:p w:rsidR="00000000" w:rsidDel="00000000" w:rsidP="00000000" w:rsidRDefault="00000000" w:rsidRPr="00000000" w14:paraId="000005A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5A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5A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5AF">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0">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lbaajyuigys8"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WOUND CARE CONSULT NOTE</w:t>
      </w:r>
      <w:r w:rsidDel="00000000" w:rsidR="00000000" w:rsidRPr="00000000">
        <w:rPr>
          <w:sz w:val="52"/>
          <w:rtl w:val="0"/>
        </w:rPr>
      </w:r>
    </w:p>
    <w:p w:rsidR="00000000" w:rsidDel="00000000" w:rsidP="00000000" w:rsidRDefault="00000000" w:rsidRPr="00000000" w14:paraId="000005B2">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WOUND CARE CONSULT NOTE</w:t>
      </w:r>
      <w:r w:rsidDel="00000000" w:rsidR="00000000" w:rsidRPr="00000000">
        <w:rPr>
          <w:rtl w:val="0"/>
        </w:rPr>
      </w:r>
    </w:p>
    <w:p w:rsidR="00000000" w:rsidDel="00000000" w:rsidP="00000000" w:rsidRDefault="00000000" w:rsidRPr="00000000" w14:paraId="000005B3">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5B4">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[SOAP format. Modeled after our Task 3. Key elements: wound assessment with staging, risk factors for impaired healing, nutrition status, repositioning plan, patient/family education, and discharge clearance statement if applicable.]</w:t>
      </w:r>
      <w:r w:rsidDel="00000000" w:rsidR="00000000" w:rsidRPr="00000000">
        <w:rPr>
          <w:rtl w:val="0"/>
        </w:rPr>
      </w:r>
    </w:p>
    <w:p w:rsidR="00000000" w:rsidDel="00000000" w:rsidP="00000000" w:rsidRDefault="00000000" w:rsidRPr="00000000" w14:paraId="000005B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6">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Wound Care Consult</w:t>
      </w:r>
      <w:r w:rsidDel="00000000" w:rsidR="00000000" w:rsidRPr="00000000">
        <w:rPr>
          <w:rtl w:val="0"/>
        </w:rPr>
      </w:r>
    </w:p>
    <w:p w:rsidR="00000000" w:rsidDel="00000000" w:rsidP="00000000" w:rsidRDefault="00000000" w:rsidRPr="00000000" w14:paraId="000005B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Wound Care | [Date Time]</w:t>
      </w:r>
    </w:p>
    <w:p w:rsidR="00000000" w:rsidDel="00000000" w:rsidP="00000000" w:rsidRDefault="00000000" w:rsidRPr="00000000" w14:paraId="000005B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5B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WOUND CARE CONSULT NOTE</w:t>
      </w:r>
      <w:r w:rsidDel="00000000" w:rsidR="00000000" w:rsidRPr="00000000">
        <w:rPr>
          <w:rtl w:val="0"/>
        </w:rPr>
      </w:r>
    </w:p>
    <w:p w:rsidR="00000000" w:rsidDel="00000000" w:rsidP="00000000" w:rsidRDefault="00000000" w:rsidRPr="00000000" w14:paraId="000005B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5B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5B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w:t>
      </w:r>
      <w:r w:rsidDel="00000000" w:rsidR="00000000" w:rsidRPr="00000000">
        <w:rPr>
          <w:rtl w:val="0"/>
        </w:rPr>
      </w:r>
    </w:p>
    <w:p w:rsidR="00000000" w:rsidDel="00000000" w:rsidP="00000000" w:rsidRDefault="00000000" w:rsidRPr="00000000" w14:paraId="000005B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report of wound — pain, awareness, contributing symptoms]</w:t>
      </w:r>
    </w:p>
    <w:p w:rsidR="00000000" w:rsidDel="00000000" w:rsidP="00000000" w:rsidRDefault="00000000" w:rsidRPr="00000000" w14:paraId="000005C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tl w:val="0"/>
        </w:rPr>
      </w:r>
    </w:p>
    <w:p w:rsidR="00000000" w:rsidDel="00000000" w:rsidP="00000000" w:rsidRDefault="00000000" w:rsidRPr="00000000" w14:paraId="000005C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Wound location: [anatomic site]</w:t>
      </w:r>
    </w:p>
    <w:p w:rsidR="00000000" w:rsidDel="00000000" w:rsidP="00000000" w:rsidRDefault="00000000" w:rsidRPr="00000000" w14:paraId="000005C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Size: [L x W cm]</w:t>
      </w:r>
    </w:p>
    <w:p w:rsidR="00000000" w:rsidDel="00000000" w:rsidP="00000000" w:rsidRDefault="00000000" w:rsidRPr="00000000" w14:paraId="000005C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Stage: [Stage per NPUAP — I, II, III, IV, unstageable, DTPI]</w:t>
      </w:r>
    </w:p>
    <w:p w:rsidR="00000000" w:rsidDel="00000000" w:rsidP="00000000" w:rsidRDefault="00000000" w:rsidRPr="00000000" w14:paraId="000005C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Wound bed: [description — color, tissue type, drainage, odor]</w:t>
      </w:r>
    </w:p>
    <w:p w:rsidR="00000000" w:rsidDel="00000000" w:rsidP="00000000" w:rsidRDefault="00000000" w:rsidRPr="00000000" w14:paraId="000005C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Periwound skin: [intact, macerated, erythematous, indurated]</w:t>
      </w:r>
    </w:p>
    <w:p w:rsidR="00000000" w:rsidDel="00000000" w:rsidP="00000000" w:rsidRDefault="00000000" w:rsidRPr="00000000" w14:paraId="000005C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Braden Score: [total] ([subscores if relevant])</w:t>
      </w:r>
    </w:p>
    <w:p w:rsidR="00000000" w:rsidDel="00000000" w:rsidP="00000000" w:rsidRDefault="00000000" w:rsidRPr="00000000" w14:paraId="000005C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Nutritional labs: Albumin [x], Prealbumin [x]</w:t>
      </w:r>
    </w:p>
    <w:p w:rsidR="00000000" w:rsidDel="00000000" w:rsidP="00000000" w:rsidRDefault="00000000" w:rsidRPr="00000000" w14:paraId="000005C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Relevant comorbidities: [DM, steroids, anticoag, immobility, incontinence]</w:t>
      </w:r>
    </w:p>
    <w:p w:rsidR="00000000" w:rsidDel="00000000" w:rsidP="00000000" w:rsidRDefault="00000000" w:rsidRPr="00000000" w14:paraId="000005C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w:t>
      </w:r>
      <w:r w:rsidDel="00000000" w:rsidR="00000000" w:rsidRPr="00000000">
        <w:rPr>
          <w:rtl w:val="0"/>
        </w:rPr>
      </w:r>
    </w:p>
    <w:p w:rsidR="00000000" w:rsidDel="00000000" w:rsidP="00000000" w:rsidRDefault="00000000" w:rsidRPr="00000000" w14:paraId="000005CD">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[Stage, etiology, healing risk factors, prognosis.]</w:t>
      </w:r>
      <w:r w:rsidDel="00000000" w:rsidR="00000000" w:rsidRPr="00000000">
        <w:rPr>
          <w:rtl w:val="0"/>
        </w:rPr>
      </w:r>
    </w:p>
    <w:p w:rsidR="00000000" w:rsidDel="00000000" w:rsidP="00000000" w:rsidRDefault="00000000" w:rsidRPr="00000000" w14:paraId="000005C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[Assessment — wound classification, primary etiology, risk factors for impaired healing]</w:t>
      </w:r>
    </w:p>
    <w:p w:rsidR="00000000" w:rsidDel="00000000" w:rsidP="00000000" w:rsidRDefault="00000000" w:rsidRPr="00000000" w14:paraId="000005C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w:t>
      </w:r>
      <w:r w:rsidDel="00000000" w:rsidR="00000000" w:rsidRPr="00000000">
        <w:rPr>
          <w:rtl w:val="0"/>
        </w:rPr>
      </w:r>
    </w:p>
    <w:p w:rsidR="00000000" w:rsidDel="00000000" w:rsidP="00000000" w:rsidRDefault="00000000" w:rsidRPr="00000000" w14:paraId="000005D1">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[Specific and actionable. Repositioning schedule with timing, surface recommendation, nutrition plan, skin care, education, follow-up.]</w:t>
      </w:r>
      <w:r w:rsidDel="00000000" w:rsidR="00000000" w:rsidRPr="00000000">
        <w:rPr>
          <w:rtl w:val="0"/>
        </w:rPr>
      </w:r>
    </w:p>
    <w:p w:rsidR="00000000" w:rsidDel="00000000" w:rsidP="00000000" w:rsidRDefault="00000000" w:rsidRPr="00000000" w14:paraId="000005D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[Pressure redistribution / repositioning plan with timing]</w:t>
      </w:r>
    </w:p>
    <w:p w:rsidR="00000000" w:rsidDel="00000000" w:rsidP="00000000" w:rsidRDefault="00000000" w:rsidRPr="00000000" w14:paraId="000005D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 recommendation — appropriate for wound stage]</w:t>
      </w:r>
    </w:p>
    <w:p w:rsidR="00000000" w:rsidDel="00000000" w:rsidP="00000000" w:rsidRDefault="00000000" w:rsidRPr="00000000" w14:paraId="000005D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[Skin care — appropriate for skin integrity status]</w:t>
      </w:r>
    </w:p>
    <w:p w:rsidR="00000000" w:rsidDel="00000000" w:rsidP="00000000" w:rsidRDefault="00000000" w:rsidRPr="00000000" w14:paraId="000005D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[Nutrition recommendation]</w:t>
      </w:r>
    </w:p>
    <w:p w:rsidR="00000000" w:rsidDel="00000000" w:rsidP="00000000" w:rsidRDefault="00000000" w:rsidRPr="00000000" w14:paraId="000005D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[Patient and family education with return precautions]</w:t>
      </w:r>
    </w:p>
    <w:p w:rsidR="00000000" w:rsidDel="00000000" w:rsidP="00000000" w:rsidRDefault="00000000" w:rsidRPr="00000000" w14:paraId="000005D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[Follow-up plan]</w:t>
      </w:r>
    </w:p>
    <w:p w:rsidR="00000000" w:rsidDel="00000000" w:rsidP="00000000" w:rsidRDefault="00000000" w:rsidRPr="00000000" w14:paraId="000005D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[Discharge clearance statement if day-of-discharge consult]</w:t>
      </w:r>
    </w:p>
    <w:p w:rsidR="00000000" w:rsidDel="00000000" w:rsidP="00000000" w:rsidRDefault="00000000" w:rsidRPr="00000000" w14:paraId="000005D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Credentials]</w:t>
      </w:r>
    </w:p>
    <w:p w:rsidR="00000000" w:rsidDel="00000000" w:rsidP="00000000" w:rsidRDefault="00000000" w:rsidRPr="00000000" w14:paraId="000005D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5DC">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D">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fehjtwu7jmwa"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ANTIMICROBIAL STEWARDSHIP / INFECTION CONTROL NOTE</w:t>
      </w:r>
      <w:r w:rsidDel="00000000" w:rsidR="00000000" w:rsidRPr="00000000">
        <w:rPr>
          <w:sz w:val="52"/>
          <w:rtl w:val="0"/>
        </w:rPr>
      </w:r>
    </w:p>
    <w:p w:rsidR="00000000" w:rsidDel="00000000" w:rsidP="00000000" w:rsidRDefault="00000000" w:rsidRPr="00000000" w14:paraId="000005DF">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ANTIMICROBIAL STEWARDSHIP / INFECTION CONTROL NOTE</w:t>
      </w:r>
      <w:r w:rsidDel="00000000" w:rsidR="00000000" w:rsidRPr="00000000">
        <w:rPr>
          <w:rtl w:val="0"/>
        </w:rPr>
      </w:r>
    </w:p>
    <w:p w:rsidR="00000000" w:rsidDel="00000000" w:rsidP="00000000" w:rsidRDefault="00000000" w:rsidRPr="00000000" w14:paraId="000005E0">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&lt;1 page</w:t>
      </w:r>
      <w:r w:rsidDel="00000000" w:rsidR="00000000" w:rsidRPr="00000000">
        <w:rPr>
          <w:rtl w:val="0"/>
        </w:rPr>
      </w:r>
    </w:p>
    <w:p w:rsidR="00000000" w:rsidDel="00000000" w:rsidP="00000000" w:rsidRDefault="00000000" w:rsidRPr="00000000" w14:paraId="000005E1">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Antimicrobial Stewardship</w:t>
      </w:r>
      <w:r w:rsidDel="00000000" w:rsidR="00000000" w:rsidRPr="00000000">
        <w:rPr>
          <w:rtl w:val="0"/>
        </w:rPr>
      </w:r>
    </w:p>
    <w:p w:rsidR="00000000" w:rsidDel="00000000" w:rsidP="00000000" w:rsidRDefault="00000000" w:rsidRPr="00000000" w14:paraId="000005E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ID / Pharmacy | [Date Time]</w:t>
      </w:r>
    </w:p>
    <w:p w:rsidR="00000000" w:rsidDel="00000000" w:rsidP="00000000" w:rsidRDefault="00000000" w:rsidRPr="00000000" w14:paraId="000005E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5E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ANTIMICROBIAL STEWARDSHIP NOTE</w:t>
      </w:r>
      <w:r w:rsidDel="00000000" w:rsidR="00000000" w:rsidRPr="00000000">
        <w:rPr>
          <w:rtl w:val="0"/>
        </w:rPr>
      </w:r>
    </w:p>
    <w:p w:rsidR="00000000" w:rsidDel="00000000" w:rsidP="00000000" w:rsidRDefault="00000000" w:rsidRPr="00000000" w14:paraId="000005E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5E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Provider: [Name, Credentials]</w:t>
      </w:r>
    </w:p>
    <w:p w:rsidR="00000000" w:rsidDel="00000000" w:rsidP="00000000" w:rsidRDefault="00000000" w:rsidRPr="00000000" w14:paraId="000005E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ANTIMICROBIALS:</w:t>
      </w:r>
      <w:r w:rsidDel="00000000" w:rsidR="00000000" w:rsidRPr="00000000">
        <w:rPr>
          <w:rtl w:val="0"/>
        </w:rPr>
      </w:r>
    </w:p>
    <w:p w:rsidR="00000000" w:rsidDel="00000000" w:rsidP="00000000" w:rsidRDefault="00000000" w:rsidRPr="00000000" w14:paraId="000005E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 dose, route, frequency, start date, day of therapy]</w:t>
      </w:r>
    </w:p>
    <w:p w:rsidR="00000000" w:rsidDel="00000000" w:rsidP="00000000" w:rsidRDefault="00000000" w:rsidRPr="00000000" w14:paraId="000005E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INDICATION: [Documented or suspected infection]</w:t>
      </w:r>
      <w:r w:rsidDel="00000000" w:rsidR="00000000" w:rsidRPr="00000000">
        <w:rPr>
          <w:rtl w:val="0"/>
        </w:rPr>
      </w:r>
    </w:p>
    <w:p w:rsidR="00000000" w:rsidDel="00000000" w:rsidP="00000000" w:rsidRDefault="00000000" w:rsidRPr="00000000" w14:paraId="000005E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CULTURE DATA: [Results or 'pending' — organism, sensitivities]</w:t>
      </w:r>
      <w:r w:rsidDel="00000000" w:rsidR="00000000" w:rsidRPr="00000000">
        <w:rPr>
          <w:rtl w:val="0"/>
        </w:rPr>
      </w:r>
    </w:p>
    <w:p w:rsidR="00000000" w:rsidDel="00000000" w:rsidP="00000000" w:rsidRDefault="00000000" w:rsidRPr="00000000" w14:paraId="000005E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RELEVANT LABS: [WBC, procalcitonin, CRP, renal function]</w:t>
      </w:r>
      <w:r w:rsidDel="00000000" w:rsidR="00000000" w:rsidRPr="00000000">
        <w:rPr>
          <w:rtl w:val="0"/>
        </w:rPr>
      </w:r>
    </w:p>
    <w:p w:rsidR="00000000" w:rsidDel="00000000" w:rsidP="00000000" w:rsidRDefault="00000000" w:rsidRPr="00000000" w14:paraId="000005E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F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w:t>
      </w:r>
      <w:r w:rsidDel="00000000" w:rsidR="00000000" w:rsidRPr="00000000">
        <w:rPr>
          <w:rtl w:val="0"/>
        </w:rPr>
      </w:r>
    </w:p>
    <w:p w:rsidR="00000000" w:rsidDel="00000000" w:rsidP="00000000" w:rsidRDefault="00000000" w:rsidRPr="00000000" w14:paraId="000005F1">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[Is the current regimen appropriate? Spectrum too broad, too narrow, wrong duration, drug interaction?]</w:t>
      </w:r>
      <w:r w:rsidDel="00000000" w:rsidR="00000000" w:rsidRPr="00000000">
        <w:rPr>
          <w:rtl w:val="0"/>
        </w:rPr>
      </w:r>
    </w:p>
    <w:p w:rsidR="00000000" w:rsidDel="00000000" w:rsidP="00000000" w:rsidRDefault="00000000" w:rsidRPr="00000000" w14:paraId="000005F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[Assessment of antimicrobial appropriateness]</w:t>
      </w:r>
    </w:p>
    <w:p w:rsidR="00000000" w:rsidDel="00000000" w:rsidP="00000000" w:rsidRDefault="00000000" w:rsidRPr="00000000" w14:paraId="000005F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F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RECOMMENDATIONS:</w:t>
      </w:r>
      <w:r w:rsidDel="00000000" w:rsidR="00000000" w:rsidRPr="00000000">
        <w:rPr>
          <w:rtl w:val="0"/>
        </w:rPr>
      </w:r>
    </w:p>
    <w:p w:rsidR="00000000" w:rsidDel="00000000" w:rsidP="00000000" w:rsidRDefault="00000000" w:rsidRPr="00000000" w14:paraId="000005F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[De-escalate / escalate / discontinue / change agent / adjust dose / IV-to-PO conversion]</w:t>
      </w:r>
    </w:p>
    <w:p w:rsidR="00000000" w:rsidDel="00000000" w:rsidP="00000000" w:rsidRDefault="00000000" w:rsidRPr="00000000" w14:paraId="000005F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[Duration recommendation]</w:t>
      </w:r>
    </w:p>
    <w:p w:rsidR="00000000" w:rsidDel="00000000" w:rsidP="00000000" w:rsidRDefault="00000000" w:rsidRPr="00000000" w14:paraId="000005F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[Monitoring — levels, renal dosing, drug interactions]</w:t>
      </w:r>
    </w:p>
    <w:p w:rsidR="00000000" w:rsidDel="00000000" w:rsidP="00000000" w:rsidRDefault="00000000" w:rsidRPr="00000000" w14:paraId="000005F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F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PharmD / MD]</w:t>
      </w:r>
    </w:p>
    <w:p w:rsidR="00000000" w:rsidDel="00000000" w:rsidP="00000000" w:rsidRDefault="00000000" w:rsidRPr="00000000" w14:paraId="000005F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5FB">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FC">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ef5rhxi58r93"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PRENATAL VISIT NOTE</w:t>
      </w:r>
      <w:r w:rsidDel="00000000" w:rsidR="00000000" w:rsidRPr="00000000">
        <w:rPr>
          <w:sz w:val="52"/>
          <w:rtl w:val="0"/>
        </w:rPr>
      </w:r>
    </w:p>
    <w:p w:rsidR="00000000" w:rsidDel="00000000" w:rsidP="00000000" w:rsidRDefault="00000000" w:rsidRPr="00000000" w14:paraId="000005FE">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PRENATAL VISIT NOTE</w:t>
      </w:r>
      <w:r w:rsidDel="00000000" w:rsidR="00000000" w:rsidRPr="00000000">
        <w:rPr>
          <w:rtl w:val="0"/>
        </w:rPr>
      </w:r>
    </w:p>
    <w:p w:rsidR="00000000" w:rsidDel="00000000" w:rsidP="00000000" w:rsidRDefault="00000000" w:rsidRPr="00000000" w14:paraId="000005FF">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600">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Prenatal Visit</w:t>
      </w:r>
      <w:r w:rsidDel="00000000" w:rsidR="00000000" w:rsidRPr="00000000">
        <w:rPr>
          <w:rtl w:val="0"/>
        </w:rPr>
      </w:r>
    </w:p>
    <w:p w:rsidR="00000000" w:rsidDel="00000000" w:rsidP="00000000" w:rsidRDefault="00000000" w:rsidRPr="00000000" w14:paraId="0000060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OB/GYN | [Date]</w:t>
      </w:r>
    </w:p>
    <w:p w:rsidR="00000000" w:rsidDel="00000000" w:rsidP="00000000" w:rsidRDefault="00000000" w:rsidRPr="00000000" w14:paraId="0000060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60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0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PRENATAL VISIT NOTE</w:t>
      </w:r>
      <w:r w:rsidDel="00000000" w:rsidR="00000000" w:rsidRPr="00000000">
        <w:rPr>
          <w:rtl w:val="0"/>
        </w:rPr>
      </w:r>
    </w:p>
    <w:p w:rsidR="00000000" w:rsidDel="00000000" w:rsidP="00000000" w:rsidRDefault="00000000" w:rsidRPr="00000000" w14:paraId="0000060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60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60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EDD: [MM/DD/YYYY] | GA: [x] weeks [x] days</w:t>
      </w:r>
    </w:p>
    <w:p w:rsidR="00000000" w:rsidDel="00000000" w:rsidP="00000000" w:rsidRDefault="00000000" w:rsidRPr="00000000" w14:paraId="0000060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Gravida: [G] Para: [P] | Visit #: [x]</w:t>
      </w:r>
    </w:p>
    <w:p w:rsidR="00000000" w:rsidDel="00000000" w:rsidP="00000000" w:rsidRDefault="00000000" w:rsidRPr="00000000" w14:paraId="0000060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0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SUBJECTIVE:</w:t>
      </w:r>
      <w:r w:rsidDel="00000000" w:rsidR="00000000" w:rsidRPr="00000000">
        <w:rPr>
          <w:rtl w:val="0"/>
        </w:rPr>
      </w:r>
    </w:p>
    <w:p w:rsidR="00000000" w:rsidDel="00000000" w:rsidP="00000000" w:rsidRDefault="00000000" w:rsidRPr="00000000" w14:paraId="0000060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[Symptoms since last visit. Fetal movement. Contractions. Bleeding. Swelling. Concerns.]</w:t>
      </w:r>
    </w:p>
    <w:p w:rsidR="00000000" w:rsidDel="00000000" w:rsidP="00000000" w:rsidRDefault="00000000" w:rsidRPr="00000000" w14:paraId="0000060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0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VITALS:</w:t>
      </w:r>
      <w:r w:rsidDel="00000000" w:rsidR="00000000" w:rsidRPr="00000000">
        <w:rPr>
          <w:rtl w:val="0"/>
        </w:rPr>
      </w:r>
    </w:p>
    <w:p w:rsidR="00000000" w:rsidDel="00000000" w:rsidP="00000000" w:rsidRDefault="00000000" w:rsidRPr="00000000" w14:paraId="0000060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BP [x/x] | Wt [x] kg (change [+/- x] from last visit) | FHR [x] bpm</w:t>
      </w:r>
    </w:p>
    <w:p w:rsidR="00000000" w:rsidDel="00000000" w:rsidP="00000000" w:rsidRDefault="00000000" w:rsidRPr="00000000" w14:paraId="0000060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1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61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Fundal height: [x] cm</w:t>
      </w:r>
    </w:p>
    <w:p w:rsidR="00000000" w:rsidDel="00000000" w:rsidP="00000000" w:rsidRDefault="00000000" w:rsidRPr="00000000" w14:paraId="0000061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Fetal presentation: [cephalic / breech / transverse / not assessed]</w:t>
      </w:r>
    </w:p>
    <w:p w:rsidR="00000000" w:rsidDel="00000000" w:rsidP="00000000" w:rsidRDefault="00000000" w:rsidRPr="00000000" w14:paraId="0000061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[Edema, cervical exam if indicated]</w:t>
      </w:r>
    </w:p>
    <w:p w:rsidR="00000000" w:rsidDel="00000000" w:rsidP="00000000" w:rsidRDefault="00000000" w:rsidRPr="00000000" w14:paraId="0000061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1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LABS/STUDIES: [Results of any labs, ultrasound, glucose screen due or completed]</w:t>
      </w:r>
      <w:r w:rsidDel="00000000" w:rsidR="00000000" w:rsidRPr="00000000">
        <w:rPr>
          <w:rtl w:val="0"/>
        </w:rPr>
      </w:r>
    </w:p>
    <w:p w:rsidR="00000000" w:rsidDel="00000000" w:rsidP="00000000" w:rsidRDefault="00000000" w:rsidRPr="00000000" w14:paraId="0000061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1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61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[GA]-week [IUP / complication if any]. [Plan items — labs ordered, next visit, counseling.]</w:t>
      </w:r>
    </w:p>
    <w:p w:rsidR="00000000" w:rsidDel="00000000" w:rsidP="00000000" w:rsidRDefault="00000000" w:rsidRPr="00000000" w14:paraId="0000061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1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Follow-up: [x] weeks</w:t>
      </w:r>
    </w:p>
    <w:p w:rsidR="00000000" w:rsidDel="00000000" w:rsidP="00000000" w:rsidRDefault="00000000" w:rsidRPr="00000000" w14:paraId="0000061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1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MD/CNM]</w:t>
      </w:r>
    </w:p>
    <w:p w:rsidR="00000000" w:rsidDel="00000000" w:rsidP="00000000" w:rsidRDefault="00000000" w:rsidRPr="00000000" w14:paraId="0000061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61E">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1F">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6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o0tnj5i4p96b"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LABOR AND DELIVERY NOTE</w:t>
      </w:r>
      <w:r w:rsidDel="00000000" w:rsidR="00000000" w:rsidRPr="00000000">
        <w:rPr>
          <w:sz w:val="52"/>
          <w:rtl w:val="0"/>
        </w:rPr>
      </w:r>
    </w:p>
    <w:p w:rsidR="00000000" w:rsidDel="00000000" w:rsidP="00000000" w:rsidRDefault="00000000" w:rsidRPr="00000000" w14:paraId="00000621">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LABOR AND DELIVERY NOTE</w:t>
      </w:r>
      <w:r w:rsidDel="00000000" w:rsidR="00000000" w:rsidRPr="00000000">
        <w:rPr>
          <w:rtl w:val="0"/>
        </w:rPr>
      </w:r>
    </w:p>
    <w:p w:rsidR="00000000" w:rsidDel="00000000" w:rsidP="00000000" w:rsidRDefault="00000000" w:rsidRPr="00000000" w14:paraId="00000622">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623">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Delivery Note</w:t>
      </w:r>
      <w:r w:rsidDel="00000000" w:rsidR="00000000" w:rsidRPr="00000000">
        <w:rPr>
          <w:rtl w:val="0"/>
        </w:rPr>
      </w:r>
    </w:p>
    <w:p w:rsidR="00000000" w:rsidDel="00000000" w:rsidP="00000000" w:rsidRDefault="00000000" w:rsidRPr="00000000" w14:paraId="0000062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OB/GYN | [Date Time]</w:t>
      </w:r>
    </w:p>
    <w:p w:rsidR="00000000" w:rsidDel="00000000" w:rsidP="00000000" w:rsidRDefault="00000000" w:rsidRPr="00000000" w14:paraId="0000062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62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DELIVERY NOTE</w:t>
      </w:r>
      <w:r w:rsidDel="00000000" w:rsidR="00000000" w:rsidRPr="00000000">
        <w:rPr>
          <w:rtl w:val="0"/>
        </w:rPr>
      </w:r>
    </w:p>
    <w:p w:rsidR="00000000" w:rsidDel="00000000" w:rsidP="00000000" w:rsidRDefault="00000000" w:rsidRPr="00000000" w14:paraId="0000062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62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of Delivery: [MM/DD/YYYY] | Time: [HH:MM]</w:t>
      </w:r>
    </w:p>
    <w:p w:rsidR="00000000" w:rsidDel="00000000" w:rsidP="00000000" w:rsidRDefault="00000000" w:rsidRPr="00000000" w14:paraId="0000062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Gravida: [G] Para: [P] (now [P+1])</w:t>
      </w:r>
    </w:p>
    <w:p w:rsidR="00000000" w:rsidDel="00000000" w:rsidP="00000000" w:rsidRDefault="00000000" w:rsidRPr="00000000" w14:paraId="0000062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Gestational Age at Delivery: [x] weeks [x] days</w:t>
      </w:r>
    </w:p>
    <w:p w:rsidR="00000000" w:rsidDel="00000000" w:rsidP="00000000" w:rsidRDefault="00000000" w:rsidRPr="00000000" w14:paraId="0000062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TYPE OF DELIVERY: [SVD / Operative vaginal / C-section]</w:t>
      </w:r>
      <w:r w:rsidDel="00000000" w:rsidR="00000000" w:rsidRPr="00000000">
        <w:rPr>
          <w:rtl w:val="0"/>
        </w:rPr>
      </w:r>
    </w:p>
    <w:p w:rsidR="00000000" w:rsidDel="00000000" w:rsidP="00000000" w:rsidRDefault="00000000" w:rsidRPr="00000000" w14:paraId="0000062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INDICATION (if operative): [Indication]</w:t>
      </w:r>
      <w:r w:rsidDel="00000000" w:rsidR="00000000" w:rsidRPr="00000000">
        <w:rPr>
          <w:rtl w:val="0"/>
        </w:rPr>
      </w:r>
    </w:p>
    <w:p w:rsidR="00000000" w:rsidDel="00000000" w:rsidP="00000000" w:rsidRDefault="00000000" w:rsidRPr="00000000" w14:paraId="0000063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3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LABOR SUMMARY:</w:t>
      </w:r>
      <w:r w:rsidDel="00000000" w:rsidR="00000000" w:rsidRPr="00000000">
        <w:rPr>
          <w:rtl w:val="0"/>
        </w:rPr>
      </w:r>
    </w:p>
    <w:p w:rsidR="00000000" w:rsidDel="00000000" w:rsidP="00000000" w:rsidRDefault="00000000" w:rsidRPr="00000000" w14:paraId="0000063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Onset, duration, augmentation, anesthesia, complications.]</w:t>
      </w:r>
      <w:r w:rsidDel="00000000" w:rsidR="00000000" w:rsidRPr="00000000">
        <w:rPr>
          <w:rtl w:val="0"/>
        </w:rPr>
      </w:r>
    </w:p>
    <w:p w:rsidR="00000000" w:rsidDel="00000000" w:rsidP="00000000" w:rsidRDefault="00000000" w:rsidRPr="00000000" w14:paraId="0000063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[Labor course — spontaneous vs induced, duration of stages, epidural/other anesthesia, complications]</w:t>
      </w:r>
    </w:p>
    <w:p w:rsidR="00000000" w:rsidDel="00000000" w:rsidP="00000000" w:rsidRDefault="00000000" w:rsidRPr="00000000" w14:paraId="0000063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3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DELIVERY DETAILS:</w:t>
      </w:r>
      <w:r w:rsidDel="00000000" w:rsidR="00000000" w:rsidRPr="00000000">
        <w:rPr>
          <w:rtl w:val="0"/>
        </w:rPr>
      </w:r>
    </w:p>
    <w:p w:rsidR="00000000" w:rsidDel="00000000" w:rsidP="00000000" w:rsidRDefault="00000000" w:rsidRPr="00000000" w14:paraId="0000063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Presentation: [vertex / breech]</w:t>
      </w:r>
    </w:p>
    <w:p w:rsidR="00000000" w:rsidDel="00000000" w:rsidP="00000000" w:rsidRDefault="00000000" w:rsidRPr="00000000" w14:paraId="0000063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Laceration: [degree / none] | Repair: [suture type / none]</w:t>
      </w:r>
    </w:p>
    <w:p w:rsidR="00000000" w:rsidDel="00000000" w:rsidP="00000000" w:rsidRDefault="00000000" w:rsidRPr="00000000" w14:paraId="0000063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EBL: [x] mL</w:t>
      </w:r>
    </w:p>
    <w:p w:rsidR="00000000" w:rsidDel="00000000" w:rsidP="00000000" w:rsidRDefault="00000000" w:rsidRPr="00000000" w14:paraId="0000063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Cord: [vessels — 3-vessel or 2-vessel] | Cord gases: [if obtained]</w:t>
      </w:r>
    </w:p>
    <w:p w:rsidR="00000000" w:rsidDel="00000000" w:rsidP="00000000" w:rsidRDefault="00000000" w:rsidRPr="00000000" w14:paraId="0000063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Placenta: [delivered spontaneously / manually] | [intact / sent to pathology]</w:t>
      </w:r>
    </w:p>
    <w:p w:rsidR="00000000" w:rsidDel="00000000" w:rsidP="00000000" w:rsidRDefault="00000000" w:rsidRPr="00000000" w14:paraId="0000063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3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INFANT:</w:t>
      </w:r>
      <w:r w:rsidDel="00000000" w:rsidR="00000000" w:rsidRPr="00000000">
        <w:rPr>
          <w:rtl w:val="0"/>
        </w:rPr>
      </w:r>
    </w:p>
    <w:p w:rsidR="00000000" w:rsidDel="00000000" w:rsidP="00000000" w:rsidRDefault="00000000" w:rsidRPr="00000000" w14:paraId="0000063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Sex: [M/F] | Weight: [x] g ([x] lb [x] oz)</w:t>
      </w:r>
    </w:p>
    <w:p w:rsidR="00000000" w:rsidDel="00000000" w:rsidP="00000000" w:rsidRDefault="00000000" w:rsidRPr="00000000" w14:paraId="0000063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Apgar: [x] at 1 min, [x] at 5 min</w:t>
      </w:r>
    </w:p>
    <w:p w:rsidR="00000000" w:rsidDel="00000000" w:rsidP="00000000" w:rsidRDefault="00000000" w:rsidRPr="00000000" w14:paraId="0000063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Disposition: [to mother / NICU / nursery]</w:t>
      </w:r>
    </w:p>
    <w:p w:rsidR="00000000" w:rsidDel="00000000" w:rsidP="00000000" w:rsidRDefault="00000000" w:rsidRPr="00000000" w14:paraId="0000064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COMPLICATIONS: [None / describe]</w:t>
      </w:r>
      <w:r w:rsidDel="00000000" w:rsidR="00000000" w:rsidRPr="00000000">
        <w:rPr>
          <w:rtl w:val="0"/>
        </w:rPr>
      </w:r>
    </w:p>
    <w:p w:rsidR="00000000" w:rsidDel="00000000" w:rsidP="00000000" w:rsidRDefault="00000000" w:rsidRPr="00000000" w14:paraId="0000064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MD/CNM]</w:t>
      </w:r>
    </w:p>
    <w:p w:rsidR="00000000" w:rsidDel="00000000" w:rsidP="00000000" w:rsidRDefault="00000000" w:rsidRPr="00000000" w14:paraId="0000064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645">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6">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6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6t9rnx0ueuv"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POSTPARTUM VISIT NOTE</w:t>
      </w:r>
      <w:r w:rsidDel="00000000" w:rsidR="00000000" w:rsidRPr="00000000">
        <w:rPr>
          <w:sz w:val="52"/>
          <w:rtl w:val="0"/>
        </w:rPr>
      </w:r>
    </w:p>
    <w:p w:rsidR="00000000" w:rsidDel="00000000" w:rsidP="00000000" w:rsidRDefault="00000000" w:rsidRPr="00000000" w14:paraId="00000648">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POSTPARTUM VISIT NOTE</w:t>
      </w:r>
      <w:r w:rsidDel="00000000" w:rsidR="00000000" w:rsidRPr="00000000">
        <w:rPr>
          <w:rtl w:val="0"/>
        </w:rPr>
      </w:r>
    </w:p>
    <w:p w:rsidR="00000000" w:rsidDel="00000000" w:rsidP="00000000" w:rsidRDefault="00000000" w:rsidRPr="00000000" w14:paraId="00000649">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64A">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Postpartum Visit</w:t>
      </w:r>
      <w:r w:rsidDel="00000000" w:rsidR="00000000" w:rsidRPr="00000000">
        <w:rPr>
          <w:rtl w:val="0"/>
        </w:rPr>
      </w:r>
    </w:p>
    <w:p w:rsidR="00000000" w:rsidDel="00000000" w:rsidP="00000000" w:rsidRDefault="00000000" w:rsidRPr="00000000" w14:paraId="0000064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OB/GYN | [Date]</w:t>
      </w:r>
    </w:p>
    <w:p w:rsidR="00000000" w:rsidDel="00000000" w:rsidP="00000000" w:rsidRDefault="00000000" w:rsidRPr="00000000" w14:paraId="0000064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64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POSTPARTUM VISIT NOTE</w:t>
      </w:r>
      <w:r w:rsidDel="00000000" w:rsidR="00000000" w:rsidRPr="00000000">
        <w:rPr>
          <w:rtl w:val="0"/>
        </w:rPr>
      </w:r>
    </w:p>
    <w:p w:rsidR="00000000" w:rsidDel="00000000" w:rsidP="00000000" w:rsidRDefault="00000000" w:rsidRPr="00000000" w14:paraId="0000064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65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65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 date: [MM/DD/YYYY] | Weeks postpartum: [x]</w:t>
      </w:r>
    </w:p>
    <w:p w:rsidR="00000000" w:rsidDel="00000000" w:rsidP="00000000" w:rsidRDefault="00000000" w:rsidRPr="00000000" w14:paraId="0000065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 type: [SVD / C-section]</w:t>
      </w:r>
    </w:p>
    <w:p w:rsidR="00000000" w:rsidDel="00000000" w:rsidP="00000000" w:rsidRDefault="00000000" w:rsidRPr="00000000" w14:paraId="0000065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SUBJECTIVE:</w:t>
      </w:r>
      <w:r w:rsidDel="00000000" w:rsidR="00000000" w:rsidRPr="00000000">
        <w:rPr>
          <w:rtl w:val="0"/>
        </w:rPr>
      </w:r>
    </w:p>
    <w:p w:rsidR="00000000" w:rsidDel="00000000" w:rsidP="00000000" w:rsidRDefault="00000000" w:rsidRPr="00000000" w14:paraId="0000065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[Bleeding, pain, breast/lactation concerns, mood, sleep, bonding, contraception interest]</w:t>
      </w:r>
    </w:p>
    <w:p w:rsidR="00000000" w:rsidDel="00000000" w:rsidP="00000000" w:rsidRDefault="00000000" w:rsidRPr="00000000" w14:paraId="0000065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DEPRESSION SCREEN: [EPDS/PHQ-9 score] — [Negative / Positive]</w:t>
      </w:r>
      <w:r w:rsidDel="00000000" w:rsidR="00000000" w:rsidRPr="00000000">
        <w:rPr>
          <w:rtl w:val="0"/>
        </w:rPr>
      </w:r>
    </w:p>
    <w:p w:rsidR="00000000" w:rsidDel="00000000" w:rsidP="00000000" w:rsidRDefault="00000000" w:rsidRPr="00000000" w14:paraId="0000065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65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Vitals: BP [x/x] | Wt [x] kg</w:t>
      </w:r>
    </w:p>
    <w:p w:rsidR="00000000" w:rsidDel="00000000" w:rsidP="00000000" w:rsidRDefault="00000000" w:rsidRPr="00000000" w14:paraId="0000065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[Breast exam, abdominal exam, incision/perineum inspection, uterine involution]</w:t>
      </w:r>
    </w:p>
    <w:p w:rsidR="00000000" w:rsidDel="00000000" w:rsidP="00000000" w:rsidRDefault="00000000" w:rsidRPr="00000000" w14:paraId="0000065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&amp; PLAN:</w:t>
      </w:r>
      <w:r w:rsidDel="00000000" w:rsidR="00000000" w:rsidRPr="00000000">
        <w:rPr>
          <w:rtl w:val="0"/>
        </w:rPr>
      </w:r>
    </w:p>
    <w:p w:rsidR="00000000" w:rsidDel="00000000" w:rsidP="00000000" w:rsidRDefault="00000000" w:rsidRPr="00000000" w14:paraId="0000065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[Postpartum status. Mood. Contraception plan. Activity clearance. Follow-up.]</w:t>
      </w:r>
    </w:p>
    <w:p w:rsidR="00000000" w:rsidDel="00000000" w:rsidP="00000000" w:rsidRDefault="00000000" w:rsidRPr="00000000" w14:paraId="0000065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MD/CNM]</w:t>
      </w:r>
    </w:p>
    <w:p w:rsidR="00000000" w:rsidDel="00000000" w:rsidP="00000000" w:rsidRDefault="00000000" w:rsidRPr="00000000" w14:paraId="0000066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662">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3">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6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uqyx6d4z0zvu" w:id="47"/>
      <w:bookmarkEnd w:id="47"/>
      <w:r w:rsidDel="00000000" w:rsidR="00000000" w:rsidRPr="00000000">
        <w:rPr>
          <w:sz w:val="52"/>
          <w:rtl w:val="0"/>
        </w:rPr>
        <w:t xml:space="preserve">📸</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Imaging/Diagnostics</w:t>
      </w:r>
      <w:r w:rsidDel="00000000" w:rsidR="00000000" w:rsidRPr="00000000">
        <w:rPr>
          <w:sz w:val="52"/>
          <w:rtl w:val="0"/>
        </w:rPr>
      </w:r>
    </w:p>
    <w:p w:rsidR="00000000" w:rsidDel="00000000" w:rsidP="00000000" w:rsidRDefault="00000000" w:rsidRPr="00000000" w14:paraId="000006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i1p7ojcmt7jo"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RADIOLOGY REPORT (X-ray, CT, MRI, US)</w:t>
      </w:r>
      <w:r w:rsidDel="00000000" w:rsidR="00000000" w:rsidRPr="00000000">
        <w:rPr>
          <w:sz w:val="52"/>
          <w:rtl w:val="0"/>
        </w:rPr>
      </w:r>
    </w:p>
    <w:p w:rsidR="00000000" w:rsidDel="00000000" w:rsidP="00000000" w:rsidRDefault="00000000" w:rsidRPr="00000000" w14:paraId="00000667">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RADIOLOGY REPORT (X-ray, CT, MRI, US)</w:t>
      </w:r>
      <w:r w:rsidDel="00000000" w:rsidR="00000000" w:rsidRPr="00000000">
        <w:rPr>
          <w:rtl w:val="0"/>
        </w:rPr>
      </w:r>
    </w:p>
    <w:p w:rsidR="00000000" w:rsidDel="00000000" w:rsidP="00000000" w:rsidRDefault="00000000" w:rsidRPr="00000000" w14:paraId="00000668">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to 1 page</w:t>
      </w:r>
      <w:r w:rsidDel="00000000" w:rsidR="00000000" w:rsidRPr="00000000">
        <w:rPr>
          <w:rtl w:val="0"/>
        </w:rPr>
      </w:r>
    </w:p>
    <w:p w:rsidR="00000000" w:rsidDel="00000000" w:rsidP="00000000" w:rsidRDefault="00000000" w:rsidRPr="00000000" w14:paraId="0000066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[Standard radiology read. Structured: clinical info, technique, findings by anatomy, impression. Terse. Radiologists write in sentence fragments.]</w:t>
      </w:r>
      <w:r w:rsidDel="00000000" w:rsidR="00000000" w:rsidRPr="00000000">
        <w:rPr>
          <w:rtl w:val="0"/>
        </w:rPr>
      </w:r>
    </w:p>
    <w:p w:rsidR="00000000" w:rsidDel="00000000" w:rsidP="00000000" w:rsidRDefault="00000000" w:rsidRPr="00000000" w14:paraId="0000066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B">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[MODALITY] — [BODY PART]</w:t>
      </w:r>
      <w:r w:rsidDel="00000000" w:rsidR="00000000" w:rsidRPr="00000000">
        <w:rPr>
          <w:rtl w:val="0"/>
        </w:rPr>
      </w:r>
    </w:p>
    <w:p w:rsidR="00000000" w:rsidDel="00000000" w:rsidP="00000000" w:rsidRDefault="00000000" w:rsidRPr="00000000" w14:paraId="0000066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66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66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Ordering Provider: [Name]</w:t>
      </w:r>
    </w:p>
    <w:p w:rsidR="00000000" w:rsidDel="00000000" w:rsidP="00000000" w:rsidRDefault="00000000" w:rsidRPr="00000000" w14:paraId="0000066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Reading Radiologist: [Name, Credentials]</w:t>
      </w:r>
    </w:p>
    <w:p w:rsidR="00000000" w:rsidDel="00000000" w:rsidP="00000000" w:rsidRDefault="00000000" w:rsidRPr="00000000" w14:paraId="0000067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CLINICAL INFORMATION: [1-line indication from order]</w:t>
      </w:r>
      <w:r w:rsidDel="00000000" w:rsidR="00000000" w:rsidRPr="00000000">
        <w:rPr>
          <w:rtl w:val="0"/>
        </w:rPr>
      </w:r>
    </w:p>
    <w:p w:rsidR="00000000" w:rsidDel="00000000" w:rsidP="00000000" w:rsidRDefault="00000000" w:rsidRPr="00000000" w14:paraId="0000067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TECHNIQUE:</w:t>
      </w:r>
      <w:r w:rsidDel="00000000" w:rsidR="00000000" w:rsidRPr="00000000">
        <w:rPr>
          <w:rtl w:val="0"/>
        </w:rPr>
      </w:r>
    </w:p>
    <w:p w:rsidR="00000000" w:rsidDel="00000000" w:rsidP="00000000" w:rsidRDefault="00000000" w:rsidRPr="00000000" w14:paraId="0000067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[Modality-specific: views obtained, contrast (type, volume), sequences, comparison study if available]</w:t>
      </w:r>
    </w:p>
    <w:p w:rsidR="00000000" w:rsidDel="00000000" w:rsidP="00000000" w:rsidRDefault="00000000" w:rsidRPr="00000000" w14:paraId="0000067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FINDINGS:</w:t>
      </w:r>
      <w:r w:rsidDel="00000000" w:rsidR="00000000" w:rsidRPr="00000000">
        <w:rPr>
          <w:rtl w:val="0"/>
        </w:rPr>
      </w:r>
    </w:p>
    <w:p w:rsidR="00000000" w:rsidDel="00000000" w:rsidP="00000000" w:rsidRDefault="00000000" w:rsidRPr="00000000" w14:paraId="00000677">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[Organized by anatomy or system. Sentence fragments are standard. Report pertinent negatives for the clinical question. For CT/MRI, go organ by organ.]</w:t>
      </w:r>
      <w:r w:rsidDel="00000000" w:rsidR="00000000" w:rsidRPr="00000000">
        <w:rPr>
          <w:rtl w:val="0"/>
        </w:rPr>
      </w:r>
    </w:p>
    <w:p w:rsidR="00000000" w:rsidDel="00000000" w:rsidP="00000000" w:rsidRDefault="00000000" w:rsidRPr="00000000" w14:paraId="0000067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[Finding 1]</w:t>
      </w:r>
    </w:p>
    <w:p w:rsidR="00000000" w:rsidDel="00000000" w:rsidP="00000000" w:rsidRDefault="00000000" w:rsidRPr="00000000" w14:paraId="0000067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[Finding 2]</w:t>
      </w:r>
    </w:p>
    <w:p w:rsidR="00000000" w:rsidDel="00000000" w:rsidP="00000000" w:rsidRDefault="00000000" w:rsidRPr="00000000" w14:paraId="0000067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[Finding 3 — pertinent negatives]</w:t>
      </w:r>
    </w:p>
    <w:p w:rsidR="00000000" w:rsidDel="00000000" w:rsidP="00000000" w:rsidRDefault="00000000" w:rsidRPr="00000000" w14:paraId="0000067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[Comparison to prior if available: 'Compared to [date], [change/stable].']</w:t>
      </w:r>
    </w:p>
    <w:p w:rsidR="00000000" w:rsidDel="00000000" w:rsidP="00000000" w:rsidRDefault="00000000" w:rsidRPr="00000000" w14:paraId="0000067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IMPRESSION:</w:t>
      </w:r>
      <w:r w:rsidDel="00000000" w:rsidR="00000000" w:rsidRPr="00000000">
        <w:rPr>
          <w:rtl w:val="0"/>
        </w:rPr>
      </w:r>
    </w:p>
    <w:p w:rsidR="00000000" w:rsidDel="00000000" w:rsidP="00000000" w:rsidRDefault="00000000" w:rsidRPr="00000000" w14:paraId="0000067E">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[Numbered if multiple findings. Lead with the answer to the clinical question. Use standardized language where applicable (BI-RADS, Lung-RADS, LI-RADS, Fleischner).]</w:t>
      </w:r>
      <w:r w:rsidDel="00000000" w:rsidR="00000000" w:rsidRPr="00000000">
        <w:rPr>
          <w:rtl w:val="0"/>
        </w:rPr>
      </w:r>
    </w:p>
    <w:p w:rsidR="00000000" w:rsidDel="00000000" w:rsidP="00000000" w:rsidRDefault="00000000" w:rsidRPr="00000000" w14:paraId="0000067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[Primary finding — answering the clinical question]</w:t>
      </w:r>
    </w:p>
    <w:p w:rsidR="00000000" w:rsidDel="00000000" w:rsidP="00000000" w:rsidRDefault="00000000" w:rsidRPr="00000000" w14:paraId="0000068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[Secondary finding if applicable]</w:t>
      </w:r>
    </w:p>
    <w:p w:rsidR="00000000" w:rsidDel="00000000" w:rsidP="00000000" w:rsidRDefault="00000000" w:rsidRPr="00000000" w14:paraId="0000068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[Recommendation if applicable — e.g., 'Recommend CT for further evaluation']</w:t>
      </w:r>
    </w:p>
    <w:p w:rsidR="00000000" w:rsidDel="00000000" w:rsidP="00000000" w:rsidRDefault="00000000" w:rsidRPr="00000000" w14:paraId="0000068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8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68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685">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86">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6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q7a2wthll9se"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ECHOCARDIOGRAM REPORT</w:t>
      </w:r>
      <w:r w:rsidDel="00000000" w:rsidR="00000000" w:rsidRPr="00000000">
        <w:rPr>
          <w:sz w:val="52"/>
          <w:rtl w:val="0"/>
        </w:rPr>
      </w:r>
    </w:p>
    <w:p w:rsidR="00000000" w:rsidDel="00000000" w:rsidP="00000000" w:rsidRDefault="00000000" w:rsidRPr="00000000" w14:paraId="00000688">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ECHOCARDIOGRAM REPORT</w:t>
      </w:r>
      <w:r w:rsidDel="00000000" w:rsidR="00000000" w:rsidRPr="00000000">
        <w:rPr>
          <w:rtl w:val="0"/>
        </w:rPr>
      </w:r>
    </w:p>
    <w:p w:rsidR="00000000" w:rsidDel="00000000" w:rsidP="00000000" w:rsidRDefault="00000000" w:rsidRPr="00000000" w14:paraId="00000689">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68A">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TRANSTHORACIC ECHOCARDIOGRAM</w:t>
      </w:r>
      <w:r w:rsidDel="00000000" w:rsidR="00000000" w:rsidRPr="00000000">
        <w:rPr>
          <w:rtl w:val="0"/>
        </w:rPr>
      </w:r>
    </w:p>
    <w:p w:rsidR="00000000" w:rsidDel="00000000" w:rsidP="00000000" w:rsidRDefault="00000000" w:rsidRPr="00000000" w14:paraId="0000068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68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Sonographer: [Name]</w:t>
      </w:r>
    </w:p>
    <w:p w:rsidR="00000000" w:rsidDel="00000000" w:rsidP="00000000" w:rsidRDefault="00000000" w:rsidRPr="00000000" w14:paraId="0000068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Interpreting Physician: [Name, Credentials]</w:t>
      </w:r>
    </w:p>
    <w:p w:rsidR="00000000" w:rsidDel="00000000" w:rsidP="00000000" w:rsidRDefault="00000000" w:rsidRPr="00000000" w14:paraId="0000068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Indication: [1-line]</w:t>
      </w:r>
    </w:p>
    <w:p w:rsidR="00000000" w:rsidDel="00000000" w:rsidP="00000000" w:rsidRDefault="00000000" w:rsidRPr="00000000" w14:paraId="0000068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FINDINGS:</w:t>
      </w:r>
      <w:r w:rsidDel="00000000" w:rsidR="00000000" w:rsidRPr="00000000">
        <w:rPr>
          <w:rtl w:val="0"/>
        </w:rPr>
      </w:r>
    </w:p>
    <w:p w:rsidR="00000000" w:rsidDel="00000000" w:rsidP="00000000" w:rsidRDefault="00000000" w:rsidRPr="00000000" w14:paraId="0000069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LV size: [normal / dilated]</w:t>
      </w:r>
    </w:p>
    <w:p w:rsidR="00000000" w:rsidDel="00000000" w:rsidP="00000000" w:rsidRDefault="00000000" w:rsidRPr="00000000" w14:paraId="0000069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LV systolic function: [normal / mildly / moderately / severely reduced]</w:t>
      </w:r>
    </w:p>
    <w:p w:rsidR="00000000" w:rsidDel="00000000" w:rsidP="00000000" w:rsidRDefault="00000000" w:rsidRPr="00000000" w14:paraId="0000069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Ejection fraction: [x]% [by method]</w:t>
      </w:r>
    </w:p>
    <w:p w:rsidR="00000000" w:rsidDel="00000000" w:rsidP="00000000" w:rsidRDefault="00000000" w:rsidRPr="00000000" w14:paraId="0000069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Wall motion: [normal / regional abnormalities — specify territory]</w:t>
      </w:r>
    </w:p>
    <w:p w:rsidR="00000000" w:rsidDel="00000000" w:rsidP="00000000" w:rsidRDefault="00000000" w:rsidRPr="00000000" w14:paraId="0000069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RV size and function: [normal / abnormal]</w:t>
      </w:r>
    </w:p>
    <w:p w:rsidR="00000000" w:rsidDel="00000000" w:rsidP="00000000" w:rsidRDefault="00000000" w:rsidRPr="00000000" w14:paraId="0000069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Diastolic function: [Grade I / II / III / indeterminate]</w:t>
      </w:r>
    </w:p>
    <w:p w:rsidR="00000000" w:rsidDel="00000000" w:rsidP="00000000" w:rsidRDefault="00000000" w:rsidRPr="00000000" w14:paraId="0000069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Mitral valve: [normal / regurgitation (trace/mild/moderate/severe) / stenosis]</w:t>
      </w:r>
    </w:p>
    <w:p w:rsidR="00000000" w:rsidDel="00000000" w:rsidP="00000000" w:rsidRDefault="00000000" w:rsidRPr="00000000" w14:paraId="0000069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Aortic valve: [normal / regurgitation / stenosis / sclerosis]</w:t>
      </w:r>
    </w:p>
    <w:p w:rsidR="00000000" w:rsidDel="00000000" w:rsidP="00000000" w:rsidRDefault="00000000" w:rsidRPr="00000000" w14:paraId="0000069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Tricuspid valve: [normal / regurgitation] | RVSP: [x] mmHg</w:t>
      </w:r>
    </w:p>
    <w:p w:rsidR="00000000" w:rsidDel="00000000" w:rsidP="00000000" w:rsidRDefault="00000000" w:rsidRPr="00000000" w14:paraId="0000069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Pulmonic valve: [normal]</w:t>
      </w:r>
    </w:p>
    <w:p w:rsidR="00000000" w:rsidDel="00000000" w:rsidP="00000000" w:rsidRDefault="00000000" w:rsidRPr="00000000" w14:paraId="0000069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Pericardium: [no effusion / effusion (size)]</w:t>
      </w:r>
    </w:p>
    <w:p w:rsidR="00000000" w:rsidDel="00000000" w:rsidP="00000000" w:rsidRDefault="00000000" w:rsidRPr="00000000" w14:paraId="0000069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Aortic root: [x] cm [normal / dilated]</w:t>
      </w:r>
    </w:p>
    <w:p w:rsidR="00000000" w:rsidDel="00000000" w:rsidP="00000000" w:rsidRDefault="00000000" w:rsidRPr="00000000" w14:paraId="0000069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IVC: [size, collapsibility — RAP estimate]</w:t>
      </w:r>
    </w:p>
    <w:p w:rsidR="00000000" w:rsidDel="00000000" w:rsidP="00000000" w:rsidRDefault="00000000" w:rsidRPr="00000000" w14:paraId="000006A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Comparison: [Prior study date or 'No prior for comparison']</w:t>
      </w:r>
    </w:p>
    <w:p w:rsidR="00000000" w:rsidDel="00000000" w:rsidP="00000000" w:rsidRDefault="00000000" w:rsidRPr="00000000" w14:paraId="000006A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IMPRESSION:</w:t>
      </w:r>
      <w:r w:rsidDel="00000000" w:rsidR="00000000" w:rsidRPr="00000000">
        <w:rPr>
          <w:rtl w:val="0"/>
        </w:rPr>
      </w:r>
    </w:p>
    <w:p w:rsidR="00000000" w:rsidDel="00000000" w:rsidP="00000000" w:rsidRDefault="00000000" w:rsidRPr="00000000" w14:paraId="000006A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[EF and LV function summary]</w:t>
      </w:r>
    </w:p>
    <w:p w:rsidR="00000000" w:rsidDel="00000000" w:rsidP="00000000" w:rsidRDefault="00000000" w:rsidRPr="00000000" w14:paraId="000006A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[Valvular findings]</w:t>
      </w:r>
    </w:p>
    <w:p w:rsidR="00000000" w:rsidDel="00000000" w:rsidP="00000000" w:rsidRDefault="00000000" w:rsidRPr="00000000" w14:paraId="000006A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[Other significant findings]</w:t>
      </w:r>
    </w:p>
    <w:p w:rsidR="00000000" w:rsidDel="00000000" w:rsidP="00000000" w:rsidRDefault="00000000" w:rsidRPr="00000000" w14:paraId="000006A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6A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6AA">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B">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6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bzl9bhvj7we1"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CARDIAC CATHETERIZATION REPORT</w:t>
      </w:r>
      <w:r w:rsidDel="00000000" w:rsidR="00000000" w:rsidRPr="00000000">
        <w:rPr>
          <w:sz w:val="52"/>
          <w:rtl w:val="0"/>
        </w:rPr>
      </w:r>
    </w:p>
    <w:p w:rsidR="00000000" w:rsidDel="00000000" w:rsidP="00000000" w:rsidRDefault="00000000" w:rsidRPr="00000000" w14:paraId="000006AD">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CARDIAC CATHETERIZATION REPORT</w:t>
      </w:r>
      <w:r w:rsidDel="00000000" w:rsidR="00000000" w:rsidRPr="00000000">
        <w:rPr>
          <w:rtl w:val="0"/>
        </w:rPr>
      </w:r>
    </w:p>
    <w:p w:rsidR="00000000" w:rsidDel="00000000" w:rsidP="00000000" w:rsidRDefault="00000000" w:rsidRPr="00000000" w14:paraId="000006AE">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6AF">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CARDIAC CATHETERIZATION REPORT</w:t>
      </w:r>
      <w:r w:rsidDel="00000000" w:rsidR="00000000" w:rsidRPr="00000000">
        <w:rPr>
          <w:rtl w:val="0"/>
        </w:rPr>
      </w:r>
    </w:p>
    <w:p w:rsidR="00000000" w:rsidDel="00000000" w:rsidP="00000000" w:rsidRDefault="00000000" w:rsidRPr="00000000" w14:paraId="000006B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6B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Operator: [Name, Credentials]</w:t>
      </w:r>
    </w:p>
    <w:p w:rsidR="00000000" w:rsidDel="00000000" w:rsidP="00000000" w:rsidRDefault="00000000" w:rsidRPr="00000000" w14:paraId="000006B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INDICATION: [1-line]</w:t>
      </w:r>
      <w:r w:rsidDel="00000000" w:rsidR="00000000" w:rsidRPr="00000000">
        <w:rPr>
          <w:rtl w:val="0"/>
        </w:rPr>
      </w:r>
    </w:p>
    <w:p w:rsidR="00000000" w:rsidDel="00000000" w:rsidP="00000000" w:rsidRDefault="00000000" w:rsidRPr="00000000" w14:paraId="000006B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PROCEDURE: [Left heart cath / Right heart cath / Coronary angiography / PCI]</w:t>
      </w:r>
      <w:r w:rsidDel="00000000" w:rsidR="00000000" w:rsidRPr="00000000">
        <w:rPr>
          <w:rtl w:val="0"/>
        </w:rPr>
      </w:r>
    </w:p>
    <w:p w:rsidR="00000000" w:rsidDel="00000000" w:rsidP="00000000" w:rsidRDefault="00000000" w:rsidRPr="00000000" w14:paraId="000006B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ACCESS: [Radial / Femoral] | Sheath: [size]</w:t>
      </w:r>
      <w:r w:rsidDel="00000000" w:rsidR="00000000" w:rsidRPr="00000000">
        <w:rPr>
          <w:rtl w:val="0"/>
        </w:rPr>
      </w:r>
    </w:p>
    <w:p w:rsidR="00000000" w:rsidDel="00000000" w:rsidP="00000000" w:rsidRDefault="00000000" w:rsidRPr="00000000" w14:paraId="000006B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CONTRAST: [Type, volume]</w:t>
      </w:r>
      <w:r w:rsidDel="00000000" w:rsidR="00000000" w:rsidRPr="00000000">
        <w:rPr>
          <w:rtl w:val="0"/>
        </w:rPr>
      </w:r>
    </w:p>
    <w:p w:rsidR="00000000" w:rsidDel="00000000" w:rsidP="00000000" w:rsidRDefault="00000000" w:rsidRPr="00000000" w14:paraId="000006B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FLUOROSCOPY TIME: [x] min | RADIATION DOSE: [x] mGy</w:t>
      </w:r>
      <w:r w:rsidDel="00000000" w:rsidR="00000000" w:rsidRPr="00000000">
        <w:rPr>
          <w:rtl w:val="0"/>
        </w:rPr>
      </w:r>
    </w:p>
    <w:p w:rsidR="00000000" w:rsidDel="00000000" w:rsidP="00000000" w:rsidRDefault="00000000" w:rsidRPr="00000000" w14:paraId="000006B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HEMODYNAMICS:</w:t>
      </w:r>
      <w:r w:rsidDel="00000000" w:rsidR="00000000" w:rsidRPr="00000000">
        <w:rPr>
          <w:rtl w:val="0"/>
        </w:rPr>
      </w:r>
    </w:p>
    <w:p w:rsidR="00000000" w:rsidDel="00000000" w:rsidP="00000000" w:rsidRDefault="00000000" w:rsidRPr="00000000" w14:paraId="000006BB">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[If right heart cath performed.]</w:t>
      </w:r>
      <w:r w:rsidDel="00000000" w:rsidR="00000000" w:rsidRPr="00000000">
        <w:rPr>
          <w:rtl w:val="0"/>
        </w:rPr>
      </w:r>
    </w:p>
    <w:p w:rsidR="00000000" w:rsidDel="00000000" w:rsidP="00000000" w:rsidRDefault="00000000" w:rsidRPr="00000000" w14:paraId="000006B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 [x] mmHg | RV: [x/x] mmHg | PA: [x/x] (mean [x]) mmHg</w:t>
      </w:r>
    </w:p>
    <w:p w:rsidR="00000000" w:rsidDel="00000000" w:rsidP="00000000" w:rsidRDefault="00000000" w:rsidRPr="00000000" w14:paraId="000006B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PCWP: [x] mmHg | CO: [x] L/min | CI: [x] L/min/m2</w:t>
      </w:r>
    </w:p>
    <w:p w:rsidR="00000000" w:rsidDel="00000000" w:rsidP="00000000" w:rsidRDefault="00000000" w:rsidRPr="00000000" w14:paraId="000006B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CORONARY ANGIOGRAPHY:</w:t>
      </w:r>
      <w:r w:rsidDel="00000000" w:rsidR="00000000" w:rsidRPr="00000000">
        <w:rPr>
          <w:rtl w:val="0"/>
        </w:rPr>
      </w:r>
    </w:p>
    <w:p w:rsidR="00000000" w:rsidDel="00000000" w:rsidP="00000000" w:rsidRDefault="00000000" w:rsidRPr="00000000" w14:paraId="000006C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LM: [finding]</w:t>
      </w:r>
    </w:p>
    <w:p w:rsidR="00000000" w:rsidDel="00000000" w:rsidP="00000000" w:rsidRDefault="00000000" w:rsidRPr="00000000" w14:paraId="000006C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LAD: [finding]</w:t>
      </w:r>
    </w:p>
    <w:p w:rsidR="00000000" w:rsidDel="00000000" w:rsidP="00000000" w:rsidRDefault="00000000" w:rsidRPr="00000000" w14:paraId="000006C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LCx: [finding]</w:t>
      </w:r>
    </w:p>
    <w:p w:rsidR="00000000" w:rsidDel="00000000" w:rsidP="00000000" w:rsidRDefault="00000000" w:rsidRPr="00000000" w14:paraId="000006C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RCA: [finding]</w:t>
      </w:r>
    </w:p>
    <w:p w:rsidR="00000000" w:rsidDel="00000000" w:rsidP="00000000" w:rsidRDefault="00000000" w:rsidRPr="00000000" w14:paraId="000006C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Dominance: [Right / Left / Co-dominant]</w:t>
      </w:r>
    </w:p>
    <w:p w:rsidR="00000000" w:rsidDel="00000000" w:rsidP="00000000" w:rsidRDefault="00000000" w:rsidRPr="00000000" w14:paraId="000006C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LEFT VENTRICULOGRAPHY (if performed):</w:t>
      </w:r>
      <w:r w:rsidDel="00000000" w:rsidR="00000000" w:rsidRPr="00000000">
        <w:rPr>
          <w:rtl w:val="0"/>
        </w:rPr>
      </w:r>
    </w:p>
    <w:p w:rsidR="00000000" w:rsidDel="00000000" w:rsidP="00000000" w:rsidRDefault="00000000" w:rsidRPr="00000000" w14:paraId="000006C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EF: [x]% | Wall motion: [normal / abnormalities]</w:t>
      </w:r>
    </w:p>
    <w:p w:rsidR="00000000" w:rsidDel="00000000" w:rsidP="00000000" w:rsidRDefault="00000000" w:rsidRPr="00000000" w14:paraId="000006C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INTERVENTION (if performed):</w:t>
      </w:r>
      <w:r w:rsidDel="00000000" w:rsidR="00000000" w:rsidRPr="00000000">
        <w:rPr>
          <w:rtl w:val="0"/>
        </w:rPr>
      </w:r>
    </w:p>
    <w:p w:rsidR="00000000" w:rsidDel="00000000" w:rsidP="00000000" w:rsidRDefault="00000000" w:rsidRPr="00000000" w14:paraId="000006C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[Target vessel, lesion, balloon/stent type, result, TIMI flow]</w:t>
      </w:r>
    </w:p>
    <w:p w:rsidR="00000000" w:rsidDel="00000000" w:rsidP="00000000" w:rsidRDefault="00000000" w:rsidRPr="00000000" w14:paraId="000006C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COMPLICATIONS: [None / describe]</w:t>
      </w:r>
      <w:r w:rsidDel="00000000" w:rsidR="00000000" w:rsidRPr="00000000">
        <w:rPr>
          <w:rtl w:val="0"/>
        </w:rPr>
      </w:r>
    </w:p>
    <w:p w:rsidR="00000000" w:rsidDel="00000000" w:rsidP="00000000" w:rsidRDefault="00000000" w:rsidRPr="00000000" w14:paraId="000006C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IMPRESSION:</w:t>
      </w:r>
      <w:r w:rsidDel="00000000" w:rsidR="00000000" w:rsidRPr="00000000">
        <w:rPr>
          <w:rtl w:val="0"/>
        </w:rPr>
      </w:r>
    </w:p>
    <w:p w:rsidR="00000000" w:rsidDel="00000000" w:rsidP="00000000" w:rsidRDefault="00000000" w:rsidRPr="00000000" w14:paraId="000006C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[Coronary disease summary]</w:t>
      </w:r>
    </w:p>
    <w:p w:rsidR="00000000" w:rsidDel="00000000" w:rsidP="00000000" w:rsidRDefault="00000000" w:rsidRPr="00000000" w14:paraId="000006D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[Hemodynamic findings if applicable]</w:t>
      </w:r>
    </w:p>
    <w:p w:rsidR="00000000" w:rsidDel="00000000" w:rsidP="00000000" w:rsidRDefault="00000000" w:rsidRPr="00000000" w14:paraId="000006D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[Intervention summary if applicable]</w:t>
      </w:r>
    </w:p>
    <w:p w:rsidR="00000000" w:rsidDel="00000000" w:rsidP="00000000" w:rsidRDefault="00000000" w:rsidRPr="00000000" w14:paraId="000006D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RECOMMENDATIONS:</w:t>
      </w:r>
      <w:r w:rsidDel="00000000" w:rsidR="00000000" w:rsidRPr="00000000">
        <w:rPr>
          <w:rtl w:val="0"/>
        </w:rPr>
      </w:r>
    </w:p>
    <w:p w:rsidR="00000000" w:rsidDel="00000000" w:rsidP="00000000" w:rsidRDefault="00000000" w:rsidRPr="00000000" w14:paraId="000006D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[Medical management / Staged PCI / CABG referral / Follow-up]</w:t>
      </w:r>
    </w:p>
    <w:p w:rsidR="00000000" w:rsidDel="00000000" w:rsidP="00000000" w:rsidRDefault="00000000" w:rsidRPr="00000000" w14:paraId="000006D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6D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6D8">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9">
      <w:pPr>
        <w:spacing w:line="240" w:lineRule="auto"/>
        <w:rPr>
          <w:rFonts w:ascii="Courier New" w:cs="Courier New" w:eastAsia="Courier New" w:hAnsi="Courier New"/>
          <w:sz w:val="20"/>
          <w:szCs w:val="20"/>
        </w:rPr>
      </w:pPr>
      <w:r w:rsidDel="00000000" w:rsidR="00000000" w:rsidRPr="00000000">
        <w:br w:type="page"/>
      </w:r>
      <w:r w:rsidDel="00000000" w:rsidR="00000000" w:rsidRPr="00000000">
        <w:rPr>
          <w:b w:val="1"/>
          <w:bCs w:val="1"/>
          <w:sz w:val="24"/>
          <w:szCs w:val="24"/>
          <w:rtl w:val="0"/>
        </w:rPr>
        <w:t xml:space="preserve">STRESS TEST REPORT</w:t>
      </w:r>
      <w:r w:rsidDel="00000000" w:rsidR="00000000" w:rsidRPr="00000000">
        <w:rPr>
          <w:rtl w:val="0"/>
        </w:rPr>
      </w:r>
    </w:p>
    <w:p w:rsidR="00000000" w:rsidDel="00000000" w:rsidP="00000000" w:rsidRDefault="00000000" w:rsidRPr="00000000" w14:paraId="000006DA">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6DB">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STRESS TEST REPORT</w:t>
      </w:r>
      <w:r w:rsidDel="00000000" w:rsidR="00000000" w:rsidRPr="00000000">
        <w:rPr>
          <w:rtl w:val="0"/>
        </w:rPr>
      </w:r>
    </w:p>
    <w:p w:rsidR="00000000" w:rsidDel="00000000" w:rsidP="00000000" w:rsidRDefault="00000000" w:rsidRPr="00000000" w14:paraId="000006D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6D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Interpreting Physician: [Name, Credentials]</w:t>
      </w:r>
    </w:p>
    <w:p w:rsidR="00000000" w:rsidDel="00000000" w:rsidP="00000000" w:rsidRDefault="00000000" w:rsidRPr="00000000" w14:paraId="000006D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INDICATION: [1-line]</w:t>
      </w:r>
      <w:r w:rsidDel="00000000" w:rsidR="00000000" w:rsidRPr="00000000">
        <w:rPr>
          <w:rtl w:val="0"/>
        </w:rPr>
      </w:r>
    </w:p>
    <w:p w:rsidR="00000000" w:rsidDel="00000000" w:rsidP="00000000" w:rsidRDefault="00000000" w:rsidRPr="00000000" w14:paraId="000006E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PROTOCOL: [Bruce / Modified Bruce / Pharmacologic (agent, dose)]</w:t>
      </w:r>
      <w:r w:rsidDel="00000000" w:rsidR="00000000" w:rsidRPr="00000000">
        <w:rPr>
          <w:rtl w:val="0"/>
        </w:rPr>
      </w:r>
    </w:p>
    <w:p w:rsidR="00000000" w:rsidDel="00000000" w:rsidP="00000000" w:rsidRDefault="00000000" w:rsidRPr="00000000" w14:paraId="000006E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IMAGING: [None (exercise only) / Nuclear (agent) / Echo]</w:t>
      </w:r>
      <w:r w:rsidDel="00000000" w:rsidR="00000000" w:rsidRPr="00000000">
        <w:rPr>
          <w:rtl w:val="0"/>
        </w:rPr>
      </w:r>
    </w:p>
    <w:p w:rsidR="00000000" w:rsidDel="00000000" w:rsidP="00000000" w:rsidRDefault="00000000" w:rsidRPr="00000000" w14:paraId="000006E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E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EXERCISE DATA:</w:t>
      </w:r>
      <w:r w:rsidDel="00000000" w:rsidR="00000000" w:rsidRPr="00000000">
        <w:rPr>
          <w:rtl w:val="0"/>
        </w:rPr>
      </w:r>
    </w:p>
    <w:p w:rsidR="00000000" w:rsidDel="00000000" w:rsidP="00000000" w:rsidRDefault="00000000" w:rsidRPr="00000000" w14:paraId="000006E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Duration: [x] min [x] sec | METs achieved: [x]</w:t>
      </w:r>
    </w:p>
    <w:p w:rsidR="00000000" w:rsidDel="00000000" w:rsidP="00000000" w:rsidRDefault="00000000" w:rsidRPr="00000000" w14:paraId="000006E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Resting HR: [x] bpm | Peak HR: [x] bpm ([x]% age-predicted max)</w:t>
      </w:r>
    </w:p>
    <w:p w:rsidR="00000000" w:rsidDel="00000000" w:rsidP="00000000" w:rsidRDefault="00000000" w:rsidRPr="00000000" w14:paraId="000006E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Resting BP: [x/x] mmHg | Peak BP: [x/x] mmHg</w:t>
      </w:r>
    </w:p>
    <w:p w:rsidR="00000000" w:rsidDel="00000000" w:rsidP="00000000" w:rsidRDefault="00000000" w:rsidRPr="00000000" w14:paraId="000006E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Reason for termination: [target HR / symptoms / ECG changes / fatigue]</w:t>
      </w:r>
    </w:p>
    <w:p w:rsidR="00000000" w:rsidDel="00000000" w:rsidP="00000000" w:rsidRDefault="00000000" w:rsidRPr="00000000" w14:paraId="000006E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Symptoms during test: [none / chest pain / dyspnea / dizziness]</w:t>
      </w:r>
    </w:p>
    <w:p w:rsidR="00000000" w:rsidDel="00000000" w:rsidP="00000000" w:rsidRDefault="00000000" w:rsidRPr="00000000" w14:paraId="000006E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E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ECG FINDINGS:</w:t>
      </w:r>
      <w:r w:rsidDel="00000000" w:rsidR="00000000" w:rsidRPr="00000000">
        <w:rPr>
          <w:rtl w:val="0"/>
        </w:rPr>
      </w:r>
    </w:p>
    <w:p w:rsidR="00000000" w:rsidDel="00000000" w:rsidP="00000000" w:rsidRDefault="00000000" w:rsidRPr="00000000" w14:paraId="000006E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Resting: [baseline rhythm, ST segments]</w:t>
      </w:r>
    </w:p>
    <w:p w:rsidR="00000000" w:rsidDel="00000000" w:rsidP="00000000" w:rsidRDefault="00000000" w:rsidRPr="00000000" w14:paraId="000006E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Exercise: [ST changes — location, magnitude, onset, recovery]</w:t>
      </w:r>
    </w:p>
    <w:p w:rsidR="00000000" w:rsidDel="00000000" w:rsidP="00000000" w:rsidRDefault="00000000" w:rsidRPr="00000000" w14:paraId="000006E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Arrhythmias: [none / describe]</w:t>
      </w:r>
    </w:p>
    <w:p w:rsidR="00000000" w:rsidDel="00000000" w:rsidP="00000000" w:rsidRDefault="00000000" w:rsidRPr="00000000" w14:paraId="000006E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E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IMAGING FINDINGS (if applicable):</w:t>
      </w:r>
      <w:r w:rsidDel="00000000" w:rsidR="00000000" w:rsidRPr="00000000">
        <w:rPr>
          <w:rtl w:val="0"/>
        </w:rPr>
      </w:r>
    </w:p>
    <w:p w:rsidR="00000000" w:rsidDel="00000000" w:rsidP="00000000" w:rsidRDefault="00000000" w:rsidRPr="00000000" w14:paraId="000006F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[Nuclear: perfusion defects — fixed vs reversible, territory, severity]</w:t>
      </w:r>
    </w:p>
    <w:p w:rsidR="00000000" w:rsidDel="00000000" w:rsidP="00000000" w:rsidRDefault="00000000" w:rsidRPr="00000000" w14:paraId="000006F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wall motion at rest vs stress, EF change]</w:t>
      </w:r>
    </w:p>
    <w:p w:rsidR="00000000" w:rsidDel="00000000" w:rsidP="00000000" w:rsidRDefault="00000000" w:rsidRPr="00000000" w14:paraId="000006F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F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IMPRESSION:</w:t>
      </w:r>
      <w:r w:rsidDel="00000000" w:rsidR="00000000" w:rsidRPr="00000000">
        <w:rPr>
          <w:rtl w:val="0"/>
        </w:rPr>
      </w:r>
    </w:p>
    <w:p w:rsidR="00000000" w:rsidDel="00000000" w:rsidP="00000000" w:rsidRDefault="00000000" w:rsidRPr="00000000" w14:paraId="000006F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[Positive / Negative / Equivocal for inducible ischemia]</w:t>
      </w:r>
    </w:p>
    <w:p w:rsidR="00000000" w:rsidDel="00000000" w:rsidP="00000000" w:rsidRDefault="00000000" w:rsidRPr="00000000" w14:paraId="000006F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[Functional capacity assessment]</w:t>
      </w:r>
    </w:p>
    <w:p w:rsidR="00000000" w:rsidDel="00000000" w:rsidP="00000000" w:rsidRDefault="00000000" w:rsidRPr="00000000" w14:paraId="000006F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[Risk stratification — low / intermediate / high]</w:t>
      </w:r>
    </w:p>
    <w:p w:rsidR="00000000" w:rsidDel="00000000" w:rsidP="00000000" w:rsidRDefault="00000000" w:rsidRPr="00000000" w14:paraId="000006F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F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6F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6FA">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FB">
      <w:pPr>
        <w:spacing w:line="240" w:lineRule="auto"/>
        <w:rPr>
          <w:rFonts w:ascii="Courier New" w:cs="Courier New" w:eastAsia="Courier New" w:hAnsi="Courier New"/>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FC">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15kwsj0iy3f"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NUCLEAR MEDICINE / DEXA REPORT</w:t>
      </w:r>
      <w:r w:rsidDel="00000000" w:rsidR="00000000" w:rsidRPr="00000000">
        <w:rPr>
          <w:sz w:val="52"/>
          <w:rtl w:val="0"/>
        </w:rPr>
      </w:r>
    </w:p>
    <w:p w:rsidR="00000000" w:rsidDel="00000000" w:rsidP="00000000" w:rsidRDefault="00000000" w:rsidRPr="00000000" w14:paraId="000006FE">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NUCLEAR MEDICINE / DEXA REPORT</w:t>
      </w:r>
      <w:r w:rsidDel="00000000" w:rsidR="00000000" w:rsidRPr="00000000">
        <w:rPr>
          <w:rtl w:val="0"/>
        </w:rPr>
      </w:r>
    </w:p>
    <w:p w:rsidR="00000000" w:rsidDel="00000000" w:rsidP="00000000" w:rsidRDefault="00000000" w:rsidRPr="00000000" w14:paraId="000006FF">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to 1 page</w:t>
      </w:r>
      <w:r w:rsidDel="00000000" w:rsidR="00000000" w:rsidRPr="00000000">
        <w:rPr>
          <w:rtl w:val="0"/>
        </w:rPr>
      </w:r>
    </w:p>
    <w:p w:rsidR="00000000" w:rsidDel="00000000" w:rsidP="00000000" w:rsidRDefault="00000000" w:rsidRPr="00000000" w14:paraId="00000700">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[STUDY TYPE] REPORT</w:t>
      </w:r>
      <w:r w:rsidDel="00000000" w:rsidR="00000000" w:rsidRPr="00000000">
        <w:rPr>
          <w:rtl w:val="0"/>
        </w:rPr>
      </w:r>
    </w:p>
    <w:p w:rsidR="00000000" w:rsidDel="00000000" w:rsidP="00000000" w:rsidRDefault="00000000" w:rsidRPr="00000000" w14:paraId="0000070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70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Interpreting Physician: [Name, Credentials]</w:t>
      </w:r>
    </w:p>
    <w:p w:rsidR="00000000" w:rsidDel="00000000" w:rsidP="00000000" w:rsidRDefault="00000000" w:rsidRPr="00000000" w14:paraId="0000070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INDICATION: [1-line]</w:t>
      </w:r>
      <w:r w:rsidDel="00000000" w:rsidR="00000000" w:rsidRPr="00000000">
        <w:rPr>
          <w:rtl w:val="0"/>
        </w:rPr>
      </w:r>
    </w:p>
    <w:p w:rsidR="00000000" w:rsidDel="00000000" w:rsidP="00000000" w:rsidRDefault="00000000" w:rsidRPr="00000000" w14:paraId="0000070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RADIOPHARMACEUTICAL (if applicable): [Agent, dose, route]</w:t>
      </w:r>
      <w:r w:rsidDel="00000000" w:rsidR="00000000" w:rsidRPr="00000000">
        <w:rPr>
          <w:rtl w:val="0"/>
        </w:rPr>
      </w:r>
    </w:p>
    <w:p w:rsidR="00000000" w:rsidDel="00000000" w:rsidP="00000000" w:rsidRDefault="00000000" w:rsidRPr="00000000" w14:paraId="0000070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TECHNIQUE: [Protocol details]</w:t>
      </w:r>
      <w:r w:rsidDel="00000000" w:rsidR="00000000" w:rsidRPr="00000000">
        <w:rPr>
          <w:rtl w:val="0"/>
        </w:rPr>
      </w:r>
    </w:p>
    <w:p w:rsidR="00000000" w:rsidDel="00000000" w:rsidP="00000000" w:rsidRDefault="00000000" w:rsidRPr="00000000" w14:paraId="0000070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FINDINGS:</w:t>
      </w:r>
      <w:r w:rsidDel="00000000" w:rsidR="00000000" w:rsidRPr="00000000">
        <w:rPr>
          <w:rtl w:val="0"/>
        </w:rPr>
      </w:r>
    </w:p>
    <w:p w:rsidR="00000000" w:rsidDel="00000000" w:rsidP="00000000" w:rsidRDefault="00000000" w:rsidRPr="00000000" w14:paraId="0000070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[Study-specific. For DEXA: T-scores and Z-scores at each site. For V/Q: segment-by-segment perfusion/ventilation match. For thyroid scan: uptake percentage, distribution.]</w:t>
      </w:r>
      <w:r w:rsidDel="00000000" w:rsidR="00000000" w:rsidRPr="00000000">
        <w:rPr>
          <w:rtl w:val="0"/>
        </w:rPr>
      </w:r>
    </w:p>
    <w:p w:rsidR="00000000" w:rsidDel="00000000" w:rsidP="00000000" w:rsidRDefault="00000000" w:rsidRPr="00000000" w14:paraId="0000070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[Findings organized by study type]</w:t>
      </w:r>
    </w:p>
    <w:p w:rsidR="00000000" w:rsidDel="00000000" w:rsidP="00000000" w:rsidRDefault="00000000" w:rsidRPr="00000000" w14:paraId="0000070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COMPARISON: [Prior study date or 'None available']</w:t>
      </w:r>
      <w:r w:rsidDel="00000000" w:rsidR="00000000" w:rsidRPr="00000000">
        <w:rPr>
          <w:rtl w:val="0"/>
        </w:rPr>
      </w:r>
    </w:p>
    <w:p w:rsidR="00000000" w:rsidDel="00000000" w:rsidP="00000000" w:rsidRDefault="00000000" w:rsidRPr="00000000" w14:paraId="0000070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IMPRESSION:</w:t>
      </w:r>
      <w:r w:rsidDel="00000000" w:rsidR="00000000" w:rsidRPr="00000000">
        <w:rPr>
          <w:rtl w:val="0"/>
        </w:rPr>
      </w:r>
    </w:p>
    <w:p w:rsidR="00000000" w:rsidDel="00000000" w:rsidP="00000000" w:rsidRDefault="00000000" w:rsidRPr="00000000" w14:paraId="0000070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[Primary finding]</w:t>
      </w:r>
    </w:p>
    <w:p w:rsidR="00000000" w:rsidDel="00000000" w:rsidP="00000000" w:rsidRDefault="00000000" w:rsidRPr="00000000" w14:paraId="0000071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[Secondary finding if applicable]</w:t>
      </w:r>
    </w:p>
    <w:p w:rsidR="00000000" w:rsidDel="00000000" w:rsidP="00000000" w:rsidRDefault="00000000" w:rsidRPr="00000000" w14:paraId="0000071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[Recommendation if applicable]</w:t>
      </w:r>
    </w:p>
    <w:p w:rsidR="00000000" w:rsidDel="00000000" w:rsidP="00000000" w:rsidRDefault="00000000" w:rsidRPr="00000000" w14:paraId="0000071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1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71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15">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16">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7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htadj5m8gwo8"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ECG / EKG INTERPRETATION</w:t>
      </w:r>
      <w:r w:rsidDel="00000000" w:rsidR="00000000" w:rsidRPr="00000000">
        <w:rPr>
          <w:sz w:val="52"/>
          <w:rtl w:val="0"/>
        </w:rPr>
      </w:r>
    </w:p>
    <w:p w:rsidR="00000000" w:rsidDel="00000000" w:rsidP="00000000" w:rsidRDefault="00000000" w:rsidRPr="00000000" w14:paraId="00000718">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ECG / EKG INTERPRETATION</w:t>
      </w:r>
      <w:r w:rsidDel="00000000" w:rsidR="00000000" w:rsidRPr="00000000">
        <w:rPr>
          <w:rtl w:val="0"/>
        </w:rPr>
      </w:r>
    </w:p>
    <w:p w:rsidR="00000000" w:rsidDel="00000000" w:rsidP="00000000" w:rsidRDefault="00000000" w:rsidRPr="00000000" w14:paraId="00000719">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Quarter page</w:t>
      </w:r>
      <w:r w:rsidDel="00000000" w:rsidR="00000000" w:rsidRPr="00000000">
        <w:rPr>
          <w:rtl w:val="0"/>
        </w:rPr>
      </w:r>
    </w:p>
    <w:p w:rsidR="00000000" w:rsidDel="00000000" w:rsidP="00000000" w:rsidRDefault="00000000" w:rsidRPr="00000000" w14:paraId="0000071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[Brief. Many ECG reads are a single paragraph. The ECG itself is the primary document; this is the attending interpretation.]</w:t>
      </w:r>
      <w:r w:rsidDel="00000000" w:rsidR="00000000" w:rsidRPr="00000000">
        <w:rPr>
          <w:rtl w:val="0"/>
        </w:rPr>
      </w:r>
    </w:p>
    <w:p w:rsidR="00000000" w:rsidDel="00000000" w:rsidP="00000000" w:rsidRDefault="00000000" w:rsidRPr="00000000" w14:paraId="0000071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1C">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12-LEAD ECG INTERPRETATION</w:t>
      </w:r>
      <w:r w:rsidDel="00000000" w:rsidR="00000000" w:rsidRPr="00000000">
        <w:rPr>
          <w:rtl w:val="0"/>
        </w:rPr>
      </w:r>
    </w:p>
    <w:p w:rsidR="00000000" w:rsidDel="00000000" w:rsidP="00000000" w:rsidRDefault="00000000" w:rsidRPr="00000000" w14:paraId="0000071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71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1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Interpreting Physician: [Name, Credentials]</w:t>
      </w:r>
    </w:p>
    <w:p w:rsidR="00000000" w:rsidDel="00000000" w:rsidP="00000000" w:rsidRDefault="00000000" w:rsidRPr="00000000" w14:paraId="0000072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Indication: [1-line]</w:t>
      </w:r>
    </w:p>
    <w:p w:rsidR="00000000" w:rsidDel="00000000" w:rsidP="00000000" w:rsidRDefault="00000000" w:rsidRPr="00000000" w14:paraId="0000072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2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Rate: [x] bpm</w:t>
      </w:r>
    </w:p>
    <w:p w:rsidR="00000000" w:rsidDel="00000000" w:rsidP="00000000" w:rsidRDefault="00000000" w:rsidRPr="00000000" w14:paraId="0000072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Rhythm: [sinus / atrial fibrillation / atrial flutter / paced / other]</w:t>
      </w:r>
    </w:p>
    <w:p w:rsidR="00000000" w:rsidDel="00000000" w:rsidP="00000000" w:rsidRDefault="00000000" w:rsidRPr="00000000" w14:paraId="0000072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Axis: [normal / LAD / RAD]</w:t>
      </w:r>
    </w:p>
    <w:p w:rsidR="00000000" w:rsidDel="00000000" w:rsidP="00000000" w:rsidRDefault="00000000" w:rsidRPr="00000000" w14:paraId="0000072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Intervals: PR [x] ms | QRS [x] ms | QTc [x] ms</w:t>
      </w:r>
    </w:p>
    <w:p w:rsidR="00000000" w:rsidDel="00000000" w:rsidP="00000000" w:rsidRDefault="00000000" w:rsidRPr="00000000" w14:paraId="0000072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 segments: [normal / changes — specify leads]</w:t>
      </w:r>
    </w:p>
    <w:p w:rsidR="00000000" w:rsidDel="00000000" w:rsidP="00000000" w:rsidRDefault="00000000" w:rsidRPr="00000000" w14:paraId="0000072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 waves: [normal / inversions — specify leads]</w:t>
      </w:r>
    </w:p>
    <w:p w:rsidR="00000000" w:rsidDel="00000000" w:rsidP="00000000" w:rsidRDefault="00000000" w:rsidRPr="00000000" w14:paraId="0000072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Other: [LVH / RVH / BBB / Q waves / low voltage / other]</w:t>
      </w:r>
    </w:p>
    <w:p w:rsidR="00000000" w:rsidDel="00000000" w:rsidP="00000000" w:rsidRDefault="00000000" w:rsidRPr="00000000" w14:paraId="0000072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2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INTERPRETATION:</w:t>
      </w:r>
      <w:r w:rsidDel="00000000" w:rsidR="00000000" w:rsidRPr="00000000">
        <w:rPr>
          <w:rtl w:val="0"/>
        </w:rPr>
      </w:r>
    </w:p>
    <w:p w:rsidR="00000000" w:rsidDel="00000000" w:rsidP="00000000" w:rsidRDefault="00000000" w:rsidRPr="00000000" w14:paraId="0000072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 sentences. Rhythm, acute changes, comparison to prior if available.]</w:t>
      </w:r>
    </w:p>
    <w:p w:rsidR="00000000" w:rsidDel="00000000" w:rsidP="00000000" w:rsidRDefault="00000000" w:rsidRPr="00000000" w14:paraId="0000072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2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72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2F">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30">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7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8ye48u9lzxy"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AMBULATORY / HOLTER MONITOR REPORT</w:t>
      </w:r>
      <w:r w:rsidDel="00000000" w:rsidR="00000000" w:rsidRPr="00000000">
        <w:rPr>
          <w:sz w:val="52"/>
          <w:rtl w:val="0"/>
        </w:rPr>
      </w:r>
    </w:p>
    <w:p w:rsidR="00000000" w:rsidDel="00000000" w:rsidP="00000000" w:rsidRDefault="00000000" w:rsidRPr="00000000" w14:paraId="00000732">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AMBULATORY / HOLTER MONITOR REPORT</w:t>
      </w:r>
      <w:r w:rsidDel="00000000" w:rsidR="00000000" w:rsidRPr="00000000">
        <w:rPr>
          <w:rtl w:val="0"/>
        </w:rPr>
      </w:r>
    </w:p>
    <w:p w:rsidR="00000000" w:rsidDel="00000000" w:rsidP="00000000" w:rsidRDefault="00000000" w:rsidRPr="00000000" w14:paraId="00000733">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734">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AMBULATORY ECG MONITOR REPORT</w:t>
      </w:r>
      <w:r w:rsidDel="00000000" w:rsidR="00000000" w:rsidRPr="00000000">
        <w:rPr>
          <w:rtl w:val="0"/>
        </w:rPr>
      </w:r>
    </w:p>
    <w:p w:rsidR="00000000" w:rsidDel="00000000" w:rsidP="00000000" w:rsidRDefault="00000000" w:rsidRPr="00000000" w14:paraId="0000073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73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of recording: [MM/DD/YYYY] to [MM/DD/YYYY]</w:t>
      </w:r>
    </w:p>
    <w:p w:rsidR="00000000" w:rsidDel="00000000" w:rsidP="00000000" w:rsidRDefault="00000000" w:rsidRPr="00000000" w14:paraId="0000073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Duration: [24h / 48h / 14 days / 30 days]</w:t>
      </w:r>
    </w:p>
    <w:p w:rsidR="00000000" w:rsidDel="00000000" w:rsidP="00000000" w:rsidRDefault="00000000" w:rsidRPr="00000000" w14:paraId="0000073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Device: [Holter / Event monitor / Patch monitor / Implantable loop recorder]</w:t>
      </w:r>
    </w:p>
    <w:p w:rsidR="00000000" w:rsidDel="00000000" w:rsidP="00000000" w:rsidRDefault="00000000" w:rsidRPr="00000000" w14:paraId="0000073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Interpreting Physician: [Name, Credentials]</w:t>
      </w:r>
    </w:p>
    <w:p w:rsidR="00000000" w:rsidDel="00000000" w:rsidP="00000000" w:rsidRDefault="00000000" w:rsidRPr="00000000" w14:paraId="0000073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Indication: [1-line]</w:t>
      </w:r>
    </w:p>
    <w:p w:rsidR="00000000" w:rsidDel="00000000" w:rsidP="00000000" w:rsidRDefault="00000000" w:rsidRPr="00000000" w14:paraId="0000073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3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SUMMARY:</w:t>
      </w:r>
      <w:r w:rsidDel="00000000" w:rsidR="00000000" w:rsidRPr="00000000">
        <w:rPr>
          <w:rtl w:val="0"/>
        </w:rPr>
      </w:r>
    </w:p>
    <w:p w:rsidR="00000000" w:rsidDel="00000000" w:rsidP="00000000" w:rsidRDefault="00000000" w:rsidRPr="00000000" w14:paraId="0000073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 beats analyzed: [x]</w:t>
      </w:r>
    </w:p>
    <w:p w:rsidR="00000000" w:rsidDel="00000000" w:rsidP="00000000" w:rsidRDefault="00000000" w:rsidRPr="00000000" w14:paraId="0000073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Predominant rhythm: [sinus / AF / other]</w:t>
      </w:r>
    </w:p>
    <w:p w:rsidR="00000000" w:rsidDel="00000000" w:rsidP="00000000" w:rsidRDefault="00000000" w:rsidRPr="00000000" w14:paraId="0000073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Mean HR: [x] bpm | Min HR: [x] bpm at [time] | Max HR: [x] bpm at [time]</w:t>
      </w:r>
    </w:p>
    <w:p w:rsidR="00000000" w:rsidDel="00000000" w:rsidP="00000000" w:rsidRDefault="00000000" w:rsidRPr="00000000" w14:paraId="0000074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4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ARRHYTHMIAS:</w:t>
      </w:r>
      <w:r w:rsidDel="00000000" w:rsidR="00000000" w:rsidRPr="00000000">
        <w:rPr>
          <w:rtl w:val="0"/>
        </w:rPr>
      </w:r>
    </w:p>
    <w:p w:rsidR="00000000" w:rsidDel="00000000" w:rsidP="00000000" w:rsidRDefault="00000000" w:rsidRPr="00000000" w14:paraId="0000074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SVE: [count] ([x]% of total beats)</w:t>
      </w:r>
    </w:p>
    <w:p w:rsidR="00000000" w:rsidDel="00000000" w:rsidP="00000000" w:rsidRDefault="00000000" w:rsidRPr="00000000" w14:paraId="0000074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VE/PVC: [count] ([x]% of total beats)</w:t>
      </w:r>
    </w:p>
    <w:p w:rsidR="00000000" w:rsidDel="00000000" w:rsidP="00000000" w:rsidRDefault="00000000" w:rsidRPr="00000000" w14:paraId="0000074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SVT runs: [count, longest duration, max rate]</w:t>
      </w:r>
    </w:p>
    <w:p w:rsidR="00000000" w:rsidDel="00000000" w:rsidP="00000000" w:rsidRDefault="00000000" w:rsidRPr="00000000" w14:paraId="0000074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VT runs: [count, longest duration, max rate]</w:t>
      </w:r>
    </w:p>
    <w:p w:rsidR="00000000" w:rsidDel="00000000" w:rsidP="00000000" w:rsidRDefault="00000000" w:rsidRPr="00000000" w14:paraId="0000074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Pauses: [longest — duration, time]</w:t>
      </w:r>
    </w:p>
    <w:p w:rsidR="00000000" w:rsidDel="00000000" w:rsidP="00000000" w:rsidRDefault="00000000" w:rsidRPr="00000000" w14:paraId="0000074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AF episodes: [count, total burden %, longest episode]</w:t>
      </w:r>
    </w:p>
    <w:p w:rsidR="00000000" w:rsidDel="00000000" w:rsidP="00000000" w:rsidRDefault="00000000" w:rsidRPr="00000000" w14:paraId="0000074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4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ST SEGMENT ANALYSIS: [Normal / Changes — describe]</w:t>
      </w:r>
      <w:r w:rsidDel="00000000" w:rsidR="00000000" w:rsidRPr="00000000">
        <w:rPr>
          <w:rtl w:val="0"/>
        </w:rPr>
      </w:r>
    </w:p>
    <w:p w:rsidR="00000000" w:rsidDel="00000000" w:rsidP="00000000" w:rsidRDefault="00000000" w:rsidRPr="00000000" w14:paraId="0000074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4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PATIENT DIARY CORRELATION:</w:t>
      </w:r>
      <w:r w:rsidDel="00000000" w:rsidR="00000000" w:rsidRPr="00000000">
        <w:rPr>
          <w:rtl w:val="0"/>
        </w:rPr>
      </w:r>
    </w:p>
    <w:p w:rsidR="00000000" w:rsidDel="00000000" w:rsidP="00000000" w:rsidRDefault="00000000" w:rsidRPr="00000000" w14:paraId="0000074C">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[If patient reported symptoms, correlate with rhythm at that time.]</w:t>
      </w:r>
      <w:r w:rsidDel="00000000" w:rsidR="00000000" w:rsidRPr="00000000">
        <w:rPr>
          <w:rtl w:val="0"/>
        </w:rPr>
      </w:r>
    </w:p>
    <w:p w:rsidR="00000000" w:rsidDel="00000000" w:rsidP="00000000" w:rsidRDefault="00000000" w:rsidRPr="00000000" w14:paraId="0000074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[Symptom reported at time — corresponding rhythm finding]</w:t>
      </w:r>
    </w:p>
    <w:p w:rsidR="00000000" w:rsidDel="00000000" w:rsidP="00000000" w:rsidRDefault="00000000" w:rsidRPr="00000000" w14:paraId="0000074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4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IMPRESSION:</w:t>
      </w:r>
      <w:r w:rsidDel="00000000" w:rsidR="00000000" w:rsidRPr="00000000">
        <w:rPr>
          <w:rtl w:val="0"/>
        </w:rPr>
      </w:r>
    </w:p>
    <w:p w:rsidR="00000000" w:rsidDel="00000000" w:rsidP="00000000" w:rsidRDefault="00000000" w:rsidRPr="00000000" w14:paraId="0000075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[Summary of clinically significant findings and recommendations]</w:t>
      </w:r>
    </w:p>
    <w:p w:rsidR="00000000" w:rsidDel="00000000" w:rsidP="00000000" w:rsidRDefault="00000000" w:rsidRPr="00000000" w14:paraId="0000075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75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54">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5">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7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x1b0uvwdtxon"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PULMONARY FUNCTION TEST (PFT) REPORT</w:t>
      </w:r>
      <w:r w:rsidDel="00000000" w:rsidR="00000000" w:rsidRPr="00000000">
        <w:rPr>
          <w:sz w:val="52"/>
          <w:rtl w:val="0"/>
        </w:rPr>
      </w:r>
    </w:p>
    <w:p w:rsidR="00000000" w:rsidDel="00000000" w:rsidP="00000000" w:rsidRDefault="00000000" w:rsidRPr="00000000" w14:paraId="00000757">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PULMONARY FUNCTION TEST (PFT) REPORT</w:t>
      </w:r>
      <w:r w:rsidDel="00000000" w:rsidR="00000000" w:rsidRPr="00000000">
        <w:rPr>
          <w:rtl w:val="0"/>
        </w:rPr>
      </w:r>
    </w:p>
    <w:p w:rsidR="00000000" w:rsidDel="00000000" w:rsidP="00000000" w:rsidRDefault="00000000" w:rsidRPr="00000000" w14:paraId="00000758">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759">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PULMONARY FUNCTION TEST REPORT</w:t>
      </w:r>
      <w:r w:rsidDel="00000000" w:rsidR="00000000" w:rsidRPr="00000000">
        <w:rPr>
          <w:rtl w:val="0"/>
        </w:rPr>
      </w:r>
    </w:p>
    <w:p w:rsidR="00000000" w:rsidDel="00000000" w:rsidP="00000000" w:rsidRDefault="00000000" w:rsidRPr="00000000" w14:paraId="0000075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75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Technician: [Name]</w:t>
      </w:r>
    </w:p>
    <w:p w:rsidR="00000000" w:rsidDel="00000000" w:rsidP="00000000" w:rsidRDefault="00000000" w:rsidRPr="00000000" w14:paraId="0000075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Interpreting Physician: [Name, Credentials]</w:t>
      </w:r>
    </w:p>
    <w:p w:rsidR="00000000" w:rsidDel="00000000" w:rsidP="00000000" w:rsidRDefault="00000000" w:rsidRPr="00000000" w14:paraId="0000075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Indication: [1-line]</w:t>
      </w:r>
    </w:p>
    <w:p w:rsidR="00000000" w:rsidDel="00000000" w:rsidP="00000000" w:rsidRDefault="00000000" w:rsidRPr="00000000" w14:paraId="0000075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SPIROMETRY:</w:t>
      </w:r>
      <w:r w:rsidDel="00000000" w:rsidR="00000000" w:rsidRPr="00000000">
        <w:rPr>
          <w:rtl w:val="0"/>
        </w:rPr>
      </w:r>
    </w:p>
    <w:p w:rsidR="00000000" w:rsidDel="00000000" w:rsidP="00000000" w:rsidRDefault="00000000" w:rsidRPr="00000000" w14:paraId="0000076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FVC: [x] L ([x]% predicted)</w:t>
      </w:r>
    </w:p>
    <w:p w:rsidR="00000000" w:rsidDel="00000000" w:rsidP="00000000" w:rsidRDefault="00000000" w:rsidRPr="00000000" w14:paraId="0000076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FEV1: [x] L ([x]% predicted)</w:t>
      </w:r>
    </w:p>
    <w:p w:rsidR="00000000" w:rsidDel="00000000" w:rsidP="00000000" w:rsidRDefault="00000000" w:rsidRPr="00000000" w14:paraId="0000076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FEV1/FVC: [x]%</w:t>
      </w:r>
    </w:p>
    <w:p w:rsidR="00000000" w:rsidDel="00000000" w:rsidP="00000000" w:rsidRDefault="00000000" w:rsidRPr="00000000" w14:paraId="0000076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Post-bronchodilator: FEV1 [x] L ([x]% change) — [significant / not significant]</w:t>
      </w:r>
    </w:p>
    <w:p w:rsidR="00000000" w:rsidDel="00000000" w:rsidP="00000000" w:rsidRDefault="00000000" w:rsidRPr="00000000" w14:paraId="0000076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6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LUNG VOLUMES:</w:t>
      </w:r>
      <w:r w:rsidDel="00000000" w:rsidR="00000000" w:rsidRPr="00000000">
        <w:rPr>
          <w:rtl w:val="0"/>
        </w:rPr>
      </w:r>
    </w:p>
    <w:p w:rsidR="00000000" w:rsidDel="00000000" w:rsidP="00000000" w:rsidRDefault="00000000" w:rsidRPr="00000000" w14:paraId="0000076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TLC: [x] L ([x]% predicted)</w:t>
      </w:r>
    </w:p>
    <w:p w:rsidR="00000000" w:rsidDel="00000000" w:rsidP="00000000" w:rsidRDefault="00000000" w:rsidRPr="00000000" w14:paraId="0000076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RV: [x] L ([x]% predicted)</w:t>
      </w:r>
    </w:p>
    <w:p w:rsidR="00000000" w:rsidDel="00000000" w:rsidP="00000000" w:rsidRDefault="00000000" w:rsidRPr="00000000" w14:paraId="0000076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RV/TLC: [x]%</w:t>
      </w:r>
    </w:p>
    <w:p w:rsidR="00000000" w:rsidDel="00000000" w:rsidP="00000000" w:rsidRDefault="00000000" w:rsidRPr="00000000" w14:paraId="0000076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6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DIFFUSION CAPACITY:</w:t>
      </w:r>
      <w:r w:rsidDel="00000000" w:rsidR="00000000" w:rsidRPr="00000000">
        <w:rPr>
          <w:rtl w:val="0"/>
        </w:rPr>
      </w:r>
    </w:p>
    <w:p w:rsidR="00000000" w:rsidDel="00000000" w:rsidP="00000000" w:rsidRDefault="00000000" w:rsidRPr="00000000" w14:paraId="0000076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DLCO: [x] mL/min/mmHg ([x]% predicted)</w:t>
      </w:r>
    </w:p>
    <w:p w:rsidR="00000000" w:rsidDel="00000000" w:rsidP="00000000" w:rsidRDefault="00000000" w:rsidRPr="00000000" w14:paraId="0000076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DLCO corrected for Hgb: [x]% predicted</w:t>
      </w:r>
    </w:p>
    <w:p w:rsidR="00000000" w:rsidDel="00000000" w:rsidP="00000000" w:rsidRDefault="00000000" w:rsidRPr="00000000" w14:paraId="0000076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6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QUALITY: [Acceptable / Suboptimal — reason]</w:t>
      </w:r>
      <w:r w:rsidDel="00000000" w:rsidR="00000000" w:rsidRPr="00000000">
        <w:rPr>
          <w:rtl w:val="0"/>
        </w:rPr>
      </w:r>
    </w:p>
    <w:p w:rsidR="00000000" w:rsidDel="00000000" w:rsidP="00000000" w:rsidRDefault="00000000" w:rsidRPr="00000000" w14:paraId="0000076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COMPARISON: [Prior study date or 'None available']</w:t>
      </w:r>
      <w:r w:rsidDel="00000000" w:rsidR="00000000" w:rsidRPr="00000000">
        <w:rPr>
          <w:rtl w:val="0"/>
        </w:rPr>
      </w:r>
    </w:p>
    <w:p w:rsidR="00000000" w:rsidDel="00000000" w:rsidP="00000000" w:rsidRDefault="00000000" w:rsidRPr="00000000" w14:paraId="0000077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7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INTERPRETATION:</w:t>
      </w:r>
      <w:r w:rsidDel="00000000" w:rsidR="00000000" w:rsidRPr="00000000">
        <w:rPr>
          <w:rtl w:val="0"/>
        </w:rPr>
      </w:r>
    </w:p>
    <w:p w:rsidR="00000000" w:rsidDel="00000000" w:rsidP="00000000" w:rsidRDefault="00000000" w:rsidRPr="00000000" w14:paraId="0000077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[Pattern: obstructive, restrictive, mixed, normal. Severity per ATS/ERS. Bronchodilator response. Change from prior.]</w:t>
      </w:r>
      <w:r w:rsidDel="00000000" w:rsidR="00000000" w:rsidRPr="00000000">
        <w:rPr>
          <w:rtl w:val="0"/>
        </w:rPr>
      </w:r>
    </w:p>
    <w:p w:rsidR="00000000" w:rsidDel="00000000" w:rsidP="00000000" w:rsidRDefault="00000000" w:rsidRPr="00000000" w14:paraId="0000077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[Interpretation — pattern, severity, bronchodilator response, comparison]</w:t>
      </w:r>
    </w:p>
    <w:p w:rsidR="00000000" w:rsidDel="00000000" w:rsidP="00000000" w:rsidRDefault="00000000" w:rsidRPr="00000000" w14:paraId="0000077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7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77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77">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78">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7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qcfa6cky6sqr"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EEG REPORT</w:t>
      </w:r>
      <w:r w:rsidDel="00000000" w:rsidR="00000000" w:rsidRPr="00000000">
        <w:rPr>
          <w:sz w:val="52"/>
          <w:rtl w:val="0"/>
        </w:rPr>
      </w:r>
    </w:p>
    <w:p w:rsidR="00000000" w:rsidDel="00000000" w:rsidP="00000000" w:rsidRDefault="00000000" w:rsidRPr="00000000" w14:paraId="0000077A">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EEG REPORT</w:t>
      </w:r>
      <w:r w:rsidDel="00000000" w:rsidR="00000000" w:rsidRPr="00000000">
        <w:rPr>
          <w:rtl w:val="0"/>
        </w:rPr>
      </w:r>
    </w:p>
    <w:p w:rsidR="00000000" w:rsidDel="00000000" w:rsidP="00000000" w:rsidRDefault="00000000" w:rsidRPr="00000000" w14:paraId="0000077B">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to 1 page</w:t>
      </w:r>
      <w:r w:rsidDel="00000000" w:rsidR="00000000" w:rsidRPr="00000000">
        <w:rPr>
          <w:rtl w:val="0"/>
        </w:rPr>
      </w:r>
    </w:p>
    <w:p w:rsidR="00000000" w:rsidDel="00000000" w:rsidP="00000000" w:rsidRDefault="00000000" w:rsidRPr="00000000" w14:paraId="0000077C">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ELECTROENCEPHALOGRAM (EEG) REPORT</w:t>
      </w:r>
      <w:r w:rsidDel="00000000" w:rsidR="00000000" w:rsidRPr="00000000">
        <w:rPr>
          <w:rtl w:val="0"/>
        </w:rPr>
      </w:r>
    </w:p>
    <w:p w:rsidR="00000000" w:rsidDel="00000000" w:rsidP="00000000" w:rsidRDefault="00000000" w:rsidRPr="00000000" w14:paraId="0000077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77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Duration: [routine 20-30 min / prolonged / continuous]</w:t>
      </w:r>
    </w:p>
    <w:p w:rsidR="00000000" w:rsidDel="00000000" w:rsidP="00000000" w:rsidRDefault="00000000" w:rsidRPr="00000000" w14:paraId="0000077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Interpreting Physician: [Name, Credentials]</w:t>
      </w:r>
    </w:p>
    <w:p w:rsidR="00000000" w:rsidDel="00000000" w:rsidP="00000000" w:rsidRDefault="00000000" w:rsidRPr="00000000" w14:paraId="0000078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Indication: [1-line — e.g., seizure evaluation, altered mental status, spell characterization]</w:t>
      </w:r>
    </w:p>
    <w:p w:rsidR="00000000" w:rsidDel="00000000" w:rsidP="00000000" w:rsidRDefault="00000000" w:rsidRPr="00000000" w14:paraId="0000078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8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TECHNIQUE:</w:t>
      </w:r>
      <w:r w:rsidDel="00000000" w:rsidR="00000000" w:rsidRPr="00000000">
        <w:rPr>
          <w:rtl w:val="0"/>
        </w:rPr>
      </w:r>
    </w:p>
    <w:p w:rsidR="00000000" w:rsidDel="00000000" w:rsidP="00000000" w:rsidRDefault="00000000" w:rsidRPr="00000000" w14:paraId="0000078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[Electrode placement (10-20 system), recording duration, patient state (awake/asleep/sedated), activation procedures (hyperventilation, photic stimulation)]</w:t>
      </w:r>
    </w:p>
    <w:p w:rsidR="00000000" w:rsidDel="00000000" w:rsidP="00000000" w:rsidRDefault="00000000" w:rsidRPr="00000000" w14:paraId="0000078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8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FINDINGS:</w:t>
      </w:r>
      <w:r w:rsidDel="00000000" w:rsidR="00000000" w:rsidRPr="00000000">
        <w:rPr>
          <w:rtl w:val="0"/>
        </w:rPr>
      </w:r>
    </w:p>
    <w:p w:rsidR="00000000" w:rsidDel="00000000" w:rsidP="00000000" w:rsidRDefault="00000000" w:rsidRPr="00000000" w14:paraId="0000078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Background: [Posterior dominant rhythm — frequency, symmetry, reactivity]</w:t>
      </w:r>
    </w:p>
    <w:p w:rsidR="00000000" w:rsidDel="00000000" w:rsidP="00000000" w:rsidRDefault="00000000" w:rsidRPr="00000000" w14:paraId="0000078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Continuity: [continuous / discontinuous]</w:t>
      </w:r>
    </w:p>
    <w:p w:rsidR="00000000" w:rsidDel="00000000" w:rsidP="00000000" w:rsidRDefault="00000000" w:rsidRPr="00000000" w14:paraId="0000078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Symmetry: [symmetric / asymmetric — specify]</w:t>
      </w:r>
    </w:p>
    <w:p w:rsidR="00000000" w:rsidDel="00000000" w:rsidP="00000000" w:rsidRDefault="00000000" w:rsidRPr="00000000" w14:paraId="0000078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Epileptiform discharges: [none / present — morphology, location, frequency]</w:t>
      </w:r>
    </w:p>
    <w:p w:rsidR="00000000" w:rsidDel="00000000" w:rsidP="00000000" w:rsidRDefault="00000000" w:rsidRPr="00000000" w14:paraId="0000078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Seizures: [none captured / captured — describe onset, evolution, duration]</w:t>
      </w:r>
    </w:p>
    <w:p w:rsidR="00000000" w:rsidDel="00000000" w:rsidP="00000000" w:rsidRDefault="00000000" w:rsidRPr="00000000" w14:paraId="0000078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Sleep architecture: [present / absent / normal / abnormal]</w:t>
      </w:r>
    </w:p>
    <w:p w:rsidR="00000000" w:rsidDel="00000000" w:rsidP="00000000" w:rsidRDefault="00000000" w:rsidRPr="00000000" w14:paraId="0000078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Activation procedures: [response to HV, photic — normal / abnormal]</w:t>
      </w:r>
    </w:p>
    <w:p w:rsidR="00000000" w:rsidDel="00000000" w:rsidP="00000000" w:rsidRDefault="00000000" w:rsidRPr="00000000" w14:paraId="0000078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Artifacts: [notable artifacts affecting interpretation]</w:t>
      </w:r>
    </w:p>
    <w:p w:rsidR="00000000" w:rsidDel="00000000" w:rsidP="00000000" w:rsidRDefault="00000000" w:rsidRPr="00000000" w14:paraId="0000078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8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IMPRESSION:</w:t>
      </w:r>
      <w:r w:rsidDel="00000000" w:rsidR="00000000" w:rsidRPr="00000000">
        <w:rPr>
          <w:rtl w:val="0"/>
        </w:rPr>
      </w:r>
    </w:p>
    <w:p w:rsidR="00000000" w:rsidDel="00000000" w:rsidP="00000000" w:rsidRDefault="00000000" w:rsidRPr="00000000" w14:paraId="0000079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[Normal / Abnormal — describe. Clinical correlation. Epileptiform risk. Recommendation for further monitoring if applicable.]</w:t>
      </w:r>
    </w:p>
    <w:p w:rsidR="00000000" w:rsidDel="00000000" w:rsidP="00000000" w:rsidRDefault="00000000" w:rsidRPr="00000000" w14:paraId="0000079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79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94">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5">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7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ptfja73yds9t"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SLEEP STUDY / POLYSOMNOGRAPHY REPORT</w:t>
      </w:r>
      <w:r w:rsidDel="00000000" w:rsidR="00000000" w:rsidRPr="00000000">
        <w:rPr>
          <w:sz w:val="52"/>
          <w:rtl w:val="0"/>
        </w:rPr>
      </w:r>
    </w:p>
    <w:p w:rsidR="00000000" w:rsidDel="00000000" w:rsidP="00000000" w:rsidRDefault="00000000" w:rsidRPr="00000000" w14:paraId="00000797">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SLEEP STUDY / POLYSOMNOGRAPHY REPORT</w:t>
      </w:r>
      <w:r w:rsidDel="00000000" w:rsidR="00000000" w:rsidRPr="00000000">
        <w:rPr>
          <w:rtl w:val="0"/>
        </w:rPr>
      </w:r>
    </w:p>
    <w:p w:rsidR="00000000" w:rsidDel="00000000" w:rsidP="00000000" w:rsidRDefault="00000000" w:rsidRPr="00000000" w14:paraId="00000798">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799">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POLYSOMNOGRAPHY REPORT</w:t>
      </w:r>
      <w:r w:rsidDel="00000000" w:rsidR="00000000" w:rsidRPr="00000000">
        <w:rPr>
          <w:rtl w:val="0"/>
        </w:rPr>
      </w:r>
    </w:p>
    <w:p w:rsidR="00000000" w:rsidDel="00000000" w:rsidP="00000000" w:rsidRDefault="00000000" w:rsidRPr="00000000" w14:paraId="0000079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79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Study type: [Diagnostic / Split-night / CPAP titration]</w:t>
      </w:r>
    </w:p>
    <w:p w:rsidR="00000000" w:rsidDel="00000000" w:rsidP="00000000" w:rsidRDefault="00000000" w:rsidRPr="00000000" w14:paraId="0000079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Interpreting Physician: [Name, Credentials]</w:t>
      </w:r>
    </w:p>
    <w:p w:rsidR="00000000" w:rsidDel="00000000" w:rsidP="00000000" w:rsidRDefault="00000000" w:rsidRPr="00000000" w14:paraId="0000079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Indication: [1-line]</w:t>
      </w:r>
    </w:p>
    <w:p w:rsidR="00000000" w:rsidDel="00000000" w:rsidP="00000000" w:rsidRDefault="00000000" w:rsidRPr="00000000" w14:paraId="0000079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SLEEP ARCHITECTURE:</w:t>
      </w:r>
      <w:r w:rsidDel="00000000" w:rsidR="00000000" w:rsidRPr="00000000">
        <w:rPr>
          <w:rtl w:val="0"/>
        </w:rPr>
      </w:r>
    </w:p>
    <w:p w:rsidR="00000000" w:rsidDel="00000000" w:rsidP="00000000" w:rsidRDefault="00000000" w:rsidRPr="00000000" w14:paraId="000007A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 recording time: [x] min | Total sleep time: [x] min</w:t>
      </w:r>
    </w:p>
    <w:p w:rsidR="00000000" w:rsidDel="00000000" w:rsidP="00000000" w:rsidRDefault="00000000" w:rsidRPr="00000000" w14:paraId="000007A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Sleep efficiency: [x]%</w:t>
      </w:r>
    </w:p>
    <w:p w:rsidR="00000000" w:rsidDel="00000000" w:rsidP="00000000" w:rsidRDefault="00000000" w:rsidRPr="00000000" w14:paraId="000007A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Sleep latency: [x] min | REM latency: [x] min</w:t>
      </w:r>
    </w:p>
    <w:p w:rsidR="00000000" w:rsidDel="00000000" w:rsidP="00000000" w:rsidRDefault="00000000" w:rsidRPr="00000000" w14:paraId="000007A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N1: [x]% | N2: [x]% | N3: [x]% | REM: [x]%</w:t>
      </w:r>
    </w:p>
    <w:p w:rsidR="00000000" w:rsidDel="00000000" w:rsidP="00000000" w:rsidRDefault="00000000" w:rsidRPr="00000000" w14:paraId="000007A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RESPIRATORY EVENTS:</w:t>
      </w:r>
      <w:r w:rsidDel="00000000" w:rsidR="00000000" w:rsidRPr="00000000">
        <w:rPr>
          <w:rtl w:val="0"/>
        </w:rPr>
      </w:r>
    </w:p>
    <w:p w:rsidR="00000000" w:rsidDel="00000000" w:rsidP="00000000" w:rsidRDefault="00000000" w:rsidRPr="00000000" w14:paraId="000007A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AHI (overall): [x] events/hr</w:t>
      </w:r>
    </w:p>
    <w:p w:rsidR="00000000" w:rsidDel="00000000" w:rsidP="00000000" w:rsidRDefault="00000000" w:rsidRPr="00000000" w14:paraId="000007A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AHI (supine): [x] | AHI (non-supine): [x]</w:t>
      </w:r>
    </w:p>
    <w:p w:rsidR="00000000" w:rsidDel="00000000" w:rsidP="00000000" w:rsidRDefault="00000000" w:rsidRPr="00000000" w14:paraId="000007A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AHI (REM): [x] | AHI (NREM): [x]</w:t>
      </w:r>
    </w:p>
    <w:p w:rsidR="00000000" w:rsidDel="00000000" w:rsidP="00000000" w:rsidRDefault="00000000" w:rsidRPr="00000000" w14:paraId="000007A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Obstructive apneas: [x] | Central apneas: [x] | Mixed: [x] | Hypopneas: [x]</w:t>
      </w:r>
    </w:p>
    <w:p w:rsidR="00000000" w:rsidDel="00000000" w:rsidP="00000000" w:rsidRDefault="00000000" w:rsidRPr="00000000" w14:paraId="000007A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Lowest SpO2: [x]% | Time SpO2 &lt;90%: [x] min ([x]%)</w:t>
      </w:r>
    </w:p>
    <w:p w:rsidR="00000000" w:rsidDel="00000000" w:rsidP="00000000" w:rsidRDefault="00000000" w:rsidRPr="00000000" w14:paraId="000007A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CARDIAC: [Rhythm, significant arrhythmias during sleep]</w:t>
      </w:r>
      <w:r w:rsidDel="00000000" w:rsidR="00000000" w:rsidRPr="00000000">
        <w:rPr>
          <w:rtl w:val="0"/>
        </w:rPr>
      </w:r>
    </w:p>
    <w:p w:rsidR="00000000" w:rsidDel="00000000" w:rsidP="00000000" w:rsidRDefault="00000000" w:rsidRPr="00000000" w14:paraId="000007A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LIMB MOVEMENTS: PLM index: [x]/hr</w:t>
      </w:r>
      <w:r w:rsidDel="00000000" w:rsidR="00000000" w:rsidRPr="00000000">
        <w:rPr>
          <w:rtl w:val="0"/>
        </w:rPr>
      </w:r>
    </w:p>
    <w:p w:rsidR="00000000" w:rsidDel="00000000" w:rsidP="00000000" w:rsidRDefault="00000000" w:rsidRPr="00000000" w14:paraId="000007A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CPAP TITRATION (if applicable):</w:t>
      </w:r>
      <w:r w:rsidDel="00000000" w:rsidR="00000000" w:rsidRPr="00000000">
        <w:rPr>
          <w:rtl w:val="0"/>
        </w:rPr>
      </w:r>
    </w:p>
    <w:p w:rsidR="00000000" w:rsidDel="00000000" w:rsidP="00000000" w:rsidRDefault="00000000" w:rsidRPr="00000000" w14:paraId="000007B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Optimal pressure: [x] cmH2O | Residual AHI at optimal: [x]</w:t>
      </w:r>
    </w:p>
    <w:p w:rsidR="00000000" w:rsidDel="00000000" w:rsidP="00000000" w:rsidRDefault="00000000" w:rsidRPr="00000000" w14:paraId="000007B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B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IMPRESSION:</w:t>
      </w:r>
      <w:r w:rsidDel="00000000" w:rsidR="00000000" w:rsidRPr="00000000">
        <w:rPr>
          <w:rtl w:val="0"/>
        </w:rPr>
      </w:r>
    </w:p>
    <w:p w:rsidR="00000000" w:rsidDel="00000000" w:rsidP="00000000" w:rsidRDefault="00000000" w:rsidRPr="00000000" w14:paraId="000007B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[OSA severity: none / mild / moderate / severe. Positional component. Recommendations.]</w:t>
      </w:r>
    </w:p>
    <w:p w:rsidR="00000000" w:rsidDel="00000000" w:rsidP="00000000" w:rsidRDefault="00000000" w:rsidRPr="00000000" w14:paraId="000007B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B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7B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B7">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B8">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7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glgftuu8z53o"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PATHOLOGY / CYTOLOGY REPORT</w:t>
      </w:r>
      <w:r w:rsidDel="00000000" w:rsidR="00000000" w:rsidRPr="00000000">
        <w:rPr>
          <w:sz w:val="52"/>
          <w:rtl w:val="0"/>
        </w:rPr>
      </w:r>
    </w:p>
    <w:p w:rsidR="00000000" w:rsidDel="00000000" w:rsidP="00000000" w:rsidRDefault="00000000" w:rsidRPr="00000000" w14:paraId="000007BA">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PATHOLOGY / CYTOLOGY REPORT</w:t>
      </w:r>
      <w:r w:rsidDel="00000000" w:rsidR="00000000" w:rsidRPr="00000000">
        <w:rPr>
          <w:rtl w:val="0"/>
        </w:rPr>
      </w:r>
    </w:p>
    <w:p w:rsidR="00000000" w:rsidDel="00000000" w:rsidP="00000000" w:rsidRDefault="00000000" w:rsidRPr="00000000" w14:paraId="000007BB">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to 1 page</w:t>
      </w:r>
      <w:r w:rsidDel="00000000" w:rsidR="00000000" w:rsidRPr="00000000">
        <w:rPr>
          <w:rtl w:val="0"/>
        </w:rPr>
      </w:r>
    </w:p>
    <w:p w:rsidR="00000000" w:rsidDel="00000000" w:rsidP="00000000" w:rsidRDefault="00000000" w:rsidRPr="00000000" w14:paraId="000007BC">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PATHOLOGY REPORT</w:t>
      </w:r>
      <w:r w:rsidDel="00000000" w:rsidR="00000000" w:rsidRPr="00000000">
        <w:rPr>
          <w:rtl w:val="0"/>
        </w:rPr>
      </w:r>
    </w:p>
    <w:p w:rsidR="00000000" w:rsidDel="00000000" w:rsidP="00000000" w:rsidRDefault="00000000" w:rsidRPr="00000000" w14:paraId="000007B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7B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Specimen received: [MM/DD/YYYY] | Report finalized: [MM/DD/YYYY]</w:t>
      </w:r>
    </w:p>
    <w:p w:rsidR="00000000" w:rsidDel="00000000" w:rsidP="00000000" w:rsidRDefault="00000000" w:rsidRPr="00000000" w14:paraId="000007B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Pathologist: [Name, Credentials]</w:t>
      </w:r>
    </w:p>
    <w:p w:rsidR="00000000" w:rsidDel="00000000" w:rsidP="00000000" w:rsidRDefault="00000000" w:rsidRPr="00000000" w14:paraId="000007C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CLINICAL INFORMATION: [1-line from requisition]</w:t>
      </w:r>
      <w:r w:rsidDel="00000000" w:rsidR="00000000" w:rsidRPr="00000000">
        <w:rPr>
          <w:rtl w:val="0"/>
        </w:rPr>
      </w:r>
    </w:p>
    <w:p w:rsidR="00000000" w:rsidDel="00000000" w:rsidP="00000000" w:rsidRDefault="00000000" w:rsidRPr="00000000" w14:paraId="000007C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SPECIMEN: [Type, site, laterality, how obtained]</w:t>
      </w:r>
      <w:r w:rsidDel="00000000" w:rsidR="00000000" w:rsidRPr="00000000">
        <w:rPr>
          <w:rtl w:val="0"/>
        </w:rPr>
      </w:r>
    </w:p>
    <w:p w:rsidR="00000000" w:rsidDel="00000000" w:rsidP="00000000" w:rsidRDefault="00000000" w:rsidRPr="00000000" w14:paraId="000007C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GROSS DESCRIPTION:</w:t>
      </w:r>
      <w:r w:rsidDel="00000000" w:rsidR="00000000" w:rsidRPr="00000000">
        <w:rPr>
          <w:rtl w:val="0"/>
        </w:rPr>
      </w:r>
    </w:p>
    <w:p w:rsidR="00000000" w:rsidDel="00000000" w:rsidP="00000000" w:rsidRDefault="00000000" w:rsidRPr="00000000" w14:paraId="000007C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[Size, color, consistency, orientation, sections submitted]</w:t>
      </w:r>
    </w:p>
    <w:p w:rsidR="00000000" w:rsidDel="00000000" w:rsidP="00000000" w:rsidRDefault="00000000" w:rsidRPr="00000000" w14:paraId="000007C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MICROSCOPIC DESCRIPTION:</w:t>
      </w:r>
      <w:r w:rsidDel="00000000" w:rsidR="00000000" w:rsidRPr="00000000">
        <w:rPr>
          <w:rtl w:val="0"/>
        </w:rPr>
      </w:r>
    </w:p>
    <w:p w:rsidR="00000000" w:rsidDel="00000000" w:rsidP="00000000" w:rsidRDefault="00000000" w:rsidRPr="00000000" w14:paraId="000007C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[Histologic findings. Architecture, cell type, atypia, margins, special features.]</w:t>
      </w:r>
      <w:r w:rsidDel="00000000" w:rsidR="00000000" w:rsidRPr="00000000">
        <w:rPr>
          <w:rtl w:val="0"/>
        </w:rPr>
      </w:r>
    </w:p>
    <w:p w:rsidR="00000000" w:rsidDel="00000000" w:rsidP="00000000" w:rsidRDefault="00000000" w:rsidRPr="00000000" w14:paraId="000007C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[Microscopic findings]</w:t>
      </w:r>
    </w:p>
    <w:p w:rsidR="00000000" w:rsidDel="00000000" w:rsidP="00000000" w:rsidRDefault="00000000" w:rsidRPr="00000000" w14:paraId="000007C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SPECIAL STAINS / IHC (if applicable):</w:t>
      </w:r>
      <w:r w:rsidDel="00000000" w:rsidR="00000000" w:rsidRPr="00000000">
        <w:rPr>
          <w:rtl w:val="0"/>
        </w:rPr>
      </w:r>
    </w:p>
    <w:p w:rsidR="00000000" w:rsidDel="00000000" w:rsidP="00000000" w:rsidRDefault="00000000" w:rsidRPr="00000000" w14:paraId="000007C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[Stain: result] | [Stain: result]</w:t>
      </w:r>
    </w:p>
    <w:p w:rsidR="00000000" w:rsidDel="00000000" w:rsidP="00000000" w:rsidRDefault="00000000" w:rsidRPr="00000000" w14:paraId="000007C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DIAGNOSIS:</w:t>
      </w:r>
      <w:r w:rsidDel="00000000" w:rsidR="00000000" w:rsidRPr="00000000">
        <w:rPr>
          <w:rtl w:val="0"/>
        </w:rPr>
      </w:r>
    </w:p>
    <w:p w:rsidR="00000000" w:rsidDel="00000000" w:rsidP="00000000" w:rsidRDefault="00000000" w:rsidRPr="00000000" w14:paraId="000007D0">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[Standardized diagnostic line. Site, procedure, diagnosis. Use WHO/AJCC staging if applicable.]</w:t>
      </w:r>
      <w:r w:rsidDel="00000000" w:rsidR="00000000" w:rsidRPr="00000000">
        <w:rPr>
          <w:rtl w:val="0"/>
        </w:rPr>
      </w:r>
    </w:p>
    <w:p w:rsidR="00000000" w:rsidDel="00000000" w:rsidP="00000000" w:rsidRDefault="00000000" w:rsidRPr="00000000" w14:paraId="000007D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[Site], [procedure type]: [Diagnosis]</w:t>
      </w:r>
    </w:p>
    <w:p w:rsidR="00000000" w:rsidDel="00000000" w:rsidP="00000000" w:rsidRDefault="00000000" w:rsidRPr="00000000" w14:paraId="000007D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[TNM staging if applicable]</w:t>
      </w:r>
    </w:p>
    <w:p w:rsidR="00000000" w:rsidDel="00000000" w:rsidP="00000000" w:rsidRDefault="00000000" w:rsidRPr="00000000" w14:paraId="000007D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[Margin status if applicable]</w:t>
      </w:r>
    </w:p>
    <w:p w:rsidR="00000000" w:rsidDel="00000000" w:rsidP="00000000" w:rsidRDefault="00000000" w:rsidRPr="00000000" w14:paraId="000007D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D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COMMENT (if applicable):</w:t>
      </w:r>
      <w:r w:rsidDel="00000000" w:rsidR="00000000" w:rsidRPr="00000000">
        <w:rPr>
          <w:rtl w:val="0"/>
        </w:rPr>
      </w:r>
    </w:p>
    <w:p w:rsidR="00000000" w:rsidDel="00000000" w:rsidP="00000000" w:rsidRDefault="00000000" w:rsidRPr="00000000" w14:paraId="000007D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[Additional context, differential, recommendation for additional studies]</w:t>
      </w:r>
    </w:p>
    <w:p w:rsidR="00000000" w:rsidDel="00000000" w:rsidP="00000000" w:rsidRDefault="00000000" w:rsidRPr="00000000" w14:paraId="000007D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D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7D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DA">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DB">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7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fsdv2jcd163m"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TRANSFUSION / BLOOD BANK DOCUMENTATION</w:t>
      </w:r>
      <w:r w:rsidDel="00000000" w:rsidR="00000000" w:rsidRPr="00000000">
        <w:rPr>
          <w:sz w:val="52"/>
          <w:rtl w:val="0"/>
        </w:rPr>
      </w:r>
    </w:p>
    <w:p w:rsidR="00000000" w:rsidDel="00000000" w:rsidP="00000000" w:rsidRDefault="00000000" w:rsidRPr="00000000" w14:paraId="000007DD">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TRANSFUSION / BLOOD BANK DOCUMENTATION</w:t>
      </w:r>
      <w:r w:rsidDel="00000000" w:rsidR="00000000" w:rsidRPr="00000000">
        <w:rPr>
          <w:rtl w:val="0"/>
        </w:rPr>
      </w:r>
    </w:p>
    <w:p w:rsidR="00000000" w:rsidDel="00000000" w:rsidP="00000000" w:rsidRDefault="00000000" w:rsidRPr="00000000" w14:paraId="000007DE">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page</w:t>
      </w:r>
      <w:r w:rsidDel="00000000" w:rsidR="00000000" w:rsidRPr="00000000">
        <w:rPr>
          <w:rtl w:val="0"/>
        </w:rPr>
      </w:r>
    </w:p>
    <w:p w:rsidR="00000000" w:rsidDel="00000000" w:rsidP="00000000" w:rsidRDefault="00000000" w:rsidRPr="00000000" w14:paraId="000007DF">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[Documents blood product administration. May be a physician order note, a nursing administration record, or a blood bank compatibility report. This template covers the physician documentation side.]</w:t>
      </w:r>
      <w:r w:rsidDel="00000000" w:rsidR="00000000" w:rsidRPr="00000000">
        <w:rPr>
          <w:rtl w:val="0"/>
        </w:rPr>
      </w:r>
    </w:p>
    <w:p w:rsidR="00000000" w:rsidDel="00000000" w:rsidP="00000000" w:rsidRDefault="00000000" w:rsidRPr="00000000" w14:paraId="000007E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1">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Transfusion Documentation</w:t>
      </w:r>
      <w:r w:rsidDel="00000000" w:rsidR="00000000" w:rsidRPr="00000000">
        <w:rPr>
          <w:rtl w:val="0"/>
        </w:rPr>
      </w:r>
    </w:p>
    <w:p w:rsidR="00000000" w:rsidDel="00000000" w:rsidP="00000000" w:rsidRDefault="00000000" w:rsidRPr="00000000" w14:paraId="000007E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 Blood Type: [ABO/Rh]</w:t>
      </w:r>
    </w:p>
    <w:p w:rsidR="00000000" w:rsidDel="00000000" w:rsidP="00000000" w:rsidRDefault="00000000" w:rsidRPr="00000000" w14:paraId="000007E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TRANSFUSION ORDER</w:t>
      </w:r>
      <w:r w:rsidDel="00000000" w:rsidR="00000000" w:rsidRPr="00000000">
        <w:rPr>
          <w:rtl w:val="0"/>
        </w:rPr>
      </w:r>
    </w:p>
    <w:p w:rsidR="00000000" w:rsidDel="00000000" w:rsidP="00000000" w:rsidRDefault="00000000" w:rsidRPr="00000000" w14:paraId="000007E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E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Ordering Provider: [Name, Credentials]</w:t>
      </w:r>
    </w:p>
    <w:p w:rsidR="00000000" w:rsidDel="00000000" w:rsidP="00000000" w:rsidRDefault="00000000" w:rsidRPr="00000000" w14:paraId="000007E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INDICATION: [e.g., acute blood loss, symptomatic anemia, Hgb &lt;7, active hemorrhage]</w:t>
      </w:r>
      <w:r w:rsidDel="00000000" w:rsidR="00000000" w:rsidRPr="00000000">
        <w:rPr>
          <w:rtl w:val="0"/>
        </w:rPr>
      </w:r>
    </w:p>
    <w:p w:rsidR="00000000" w:rsidDel="00000000" w:rsidP="00000000" w:rsidRDefault="00000000" w:rsidRPr="00000000" w14:paraId="000007E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Pre-transfusion Hgb: [x] g/dL | Hct: [x]%</w:t>
      </w:r>
    </w:p>
    <w:p w:rsidR="00000000" w:rsidDel="00000000" w:rsidP="00000000" w:rsidRDefault="00000000" w:rsidRPr="00000000" w14:paraId="000007E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PRODUCT ORDERED:</w:t>
      </w:r>
      <w:r w:rsidDel="00000000" w:rsidR="00000000" w:rsidRPr="00000000">
        <w:rPr>
          <w:rtl w:val="0"/>
        </w:rPr>
      </w:r>
    </w:p>
    <w:p w:rsidR="00000000" w:rsidDel="00000000" w:rsidP="00000000" w:rsidRDefault="00000000" w:rsidRPr="00000000" w14:paraId="000007E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[pRBCs / FFP / Platelets / Cryoprecipitate] x [number] units</w:t>
      </w:r>
    </w:p>
    <w:p w:rsidR="00000000" w:rsidDel="00000000" w:rsidP="00000000" w:rsidRDefault="00000000" w:rsidRPr="00000000" w14:paraId="000007E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Special requirements: [irradiated / leukoreduced / CMV-negative / none]</w:t>
      </w:r>
    </w:p>
    <w:p w:rsidR="00000000" w:rsidDel="00000000" w:rsidP="00000000" w:rsidRDefault="00000000" w:rsidRPr="00000000" w14:paraId="000007E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CONSENT: [Obtained / Emergency — waived]</w:t>
      </w:r>
      <w:r w:rsidDel="00000000" w:rsidR="00000000" w:rsidRPr="00000000">
        <w:rPr>
          <w:rtl w:val="0"/>
        </w:rPr>
      </w:r>
    </w:p>
    <w:p w:rsidR="00000000" w:rsidDel="00000000" w:rsidP="00000000" w:rsidRDefault="00000000" w:rsidRPr="00000000" w14:paraId="000007F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F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ADMINISTRATION:</w:t>
      </w:r>
      <w:r w:rsidDel="00000000" w:rsidR="00000000" w:rsidRPr="00000000">
        <w:rPr>
          <w:rtl w:val="0"/>
        </w:rPr>
      </w:r>
    </w:p>
    <w:p w:rsidR="00000000" w:rsidDel="00000000" w:rsidP="00000000" w:rsidRDefault="00000000" w:rsidRPr="00000000" w14:paraId="000007F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Unit #[x]: Started [HH:MM] | Completed [HH:MM]</w:t>
      </w:r>
    </w:p>
    <w:p w:rsidR="00000000" w:rsidDel="00000000" w:rsidP="00000000" w:rsidRDefault="00000000" w:rsidRPr="00000000" w14:paraId="000007F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Unit #[x]: Started [HH:MM] | Completed [HH:MM]</w:t>
      </w:r>
    </w:p>
    <w:p w:rsidR="00000000" w:rsidDel="00000000" w:rsidP="00000000" w:rsidRDefault="00000000" w:rsidRPr="00000000" w14:paraId="000007F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F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REACTION: [None / describe — type, time of onset, management]</w:t>
      </w:r>
      <w:r w:rsidDel="00000000" w:rsidR="00000000" w:rsidRPr="00000000">
        <w:rPr>
          <w:rtl w:val="0"/>
        </w:rPr>
      </w:r>
    </w:p>
    <w:p w:rsidR="00000000" w:rsidDel="00000000" w:rsidP="00000000" w:rsidRDefault="00000000" w:rsidRPr="00000000" w14:paraId="000007F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F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Post-transfusion Hgb: [x] g/dL (drawn [x] hours post)</w:t>
      </w:r>
    </w:p>
    <w:p w:rsidR="00000000" w:rsidDel="00000000" w:rsidP="00000000" w:rsidRDefault="00000000" w:rsidRPr="00000000" w14:paraId="000007F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F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7F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7FB">
      <w:pPr>
        <w:spacing w:line="240" w:lineRule="auto"/>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bjjc5bk1crsq" w:id="59"/>
      <w:bookmarkEnd w:id="59"/>
      <w:r w:rsidDel="00000000" w:rsidR="00000000" w:rsidRPr="00000000">
        <w:rPr>
          <w:sz w:val="52"/>
          <w:rtl w:val="0"/>
        </w:rPr>
        <w:t xml:space="preserve">❤️‍🩹</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Allied Health</w:t>
      </w:r>
      <w:r w:rsidDel="00000000" w:rsidR="00000000" w:rsidRPr="00000000">
        <w:rPr>
          <w:sz w:val="52"/>
          <w:rtl w:val="0"/>
        </w:rPr>
      </w:r>
    </w:p>
    <w:p w:rsidR="00000000" w:rsidDel="00000000" w:rsidP="00000000" w:rsidRDefault="00000000" w:rsidRPr="00000000" w14:paraId="000007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b4pkfbme7t1j"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NURSING ADMISSION ASSESSMENT</w:t>
      </w:r>
      <w:r w:rsidDel="00000000" w:rsidR="00000000" w:rsidRPr="00000000">
        <w:rPr>
          <w:sz w:val="52"/>
          <w:rtl w:val="0"/>
        </w:rPr>
      </w:r>
    </w:p>
    <w:p w:rsidR="00000000" w:rsidDel="00000000" w:rsidP="00000000" w:rsidRDefault="00000000" w:rsidRPr="00000000" w14:paraId="000007FF">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NURSING ADMISSION ASSESSMENT</w:t>
      </w:r>
      <w:r w:rsidDel="00000000" w:rsidR="00000000" w:rsidRPr="00000000">
        <w:rPr>
          <w:rtl w:val="0"/>
        </w:rPr>
      </w:r>
    </w:p>
    <w:p w:rsidR="00000000" w:rsidDel="00000000" w:rsidP="00000000" w:rsidRDefault="00000000" w:rsidRPr="00000000" w14:paraId="00000800">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801">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[Completed by the admitting nurse within hours of arrival. Covers functional baseline, safety, and care needs. Not a medical history — a nursing assessment.]</w:t>
      </w:r>
      <w:r w:rsidDel="00000000" w:rsidR="00000000" w:rsidRPr="00000000">
        <w:rPr>
          <w:rtl w:val="0"/>
        </w:rPr>
      </w:r>
    </w:p>
    <w:p w:rsidR="00000000" w:rsidDel="00000000" w:rsidP="00000000" w:rsidRDefault="00000000" w:rsidRPr="00000000" w14:paraId="0000080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3">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NURSING ADMISSION ASSESSMENT</w:t>
      </w:r>
      <w:r w:rsidDel="00000000" w:rsidR="00000000" w:rsidRPr="00000000">
        <w:rPr>
          <w:rtl w:val="0"/>
        </w:rPr>
      </w:r>
    </w:p>
    <w:p w:rsidR="00000000" w:rsidDel="00000000" w:rsidP="00000000" w:rsidRDefault="00000000" w:rsidRPr="00000000" w14:paraId="0000080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80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RN: [Name, Credentials]</w:t>
      </w:r>
    </w:p>
    <w:p w:rsidR="00000000" w:rsidDel="00000000" w:rsidP="00000000" w:rsidRDefault="00000000" w:rsidRPr="00000000" w14:paraId="0000080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Unit: [Unit, Room, Bed] | Admission from: [ED / Direct / Transfer]</w:t>
      </w:r>
    </w:p>
    <w:p w:rsidR="00000000" w:rsidDel="00000000" w:rsidP="00000000" w:rsidRDefault="00000000" w:rsidRPr="00000000" w14:paraId="0000080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ORIENTATION: [Oriented to person / place / time / situation]</w:t>
      </w:r>
      <w:r w:rsidDel="00000000" w:rsidR="00000000" w:rsidRPr="00000000">
        <w:rPr>
          <w:rtl w:val="0"/>
        </w:rPr>
      </w:r>
    </w:p>
    <w:p w:rsidR="00000000" w:rsidDel="00000000" w:rsidP="00000000" w:rsidRDefault="00000000" w:rsidRPr="00000000" w14:paraId="0000080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LANGUAGE: [English / Interpreter needed — language]</w:t>
      </w:r>
      <w:r w:rsidDel="00000000" w:rsidR="00000000" w:rsidRPr="00000000">
        <w:rPr>
          <w:rtl w:val="0"/>
        </w:rPr>
      </w:r>
    </w:p>
    <w:p w:rsidR="00000000" w:rsidDel="00000000" w:rsidP="00000000" w:rsidRDefault="00000000" w:rsidRPr="00000000" w14:paraId="0000080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HISTORIAN: [Patient / Family member (name, relationship) / Limited]</w:t>
      </w:r>
      <w:r w:rsidDel="00000000" w:rsidR="00000000" w:rsidRPr="00000000">
        <w:rPr>
          <w:rtl w:val="0"/>
        </w:rPr>
      </w:r>
    </w:p>
    <w:p w:rsidR="00000000" w:rsidDel="00000000" w:rsidP="00000000" w:rsidRDefault="00000000" w:rsidRPr="00000000" w14:paraId="0000080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FUNCTIONAL STATUS:</w:t>
      </w:r>
      <w:r w:rsidDel="00000000" w:rsidR="00000000" w:rsidRPr="00000000">
        <w:rPr>
          <w:rtl w:val="0"/>
        </w:rPr>
      </w:r>
    </w:p>
    <w:p w:rsidR="00000000" w:rsidDel="00000000" w:rsidP="00000000" w:rsidRDefault="00000000" w:rsidRPr="00000000" w14:paraId="0000080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Mobility: [Independent / Assist x1 / Assist x2 / Bedbound]</w:t>
      </w:r>
    </w:p>
    <w:p w:rsidR="00000000" w:rsidDel="00000000" w:rsidP="00000000" w:rsidRDefault="00000000" w:rsidRPr="00000000" w14:paraId="0000080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Ambulatory aids: [None / Cane / Walker / Wheelchair]</w:t>
      </w:r>
    </w:p>
    <w:p w:rsidR="00000000" w:rsidDel="00000000" w:rsidP="00000000" w:rsidRDefault="00000000" w:rsidRPr="00000000" w14:paraId="0000080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ADLs: [Independent / Needs assistance with — specify]</w:t>
      </w:r>
    </w:p>
    <w:p w:rsidR="00000000" w:rsidDel="00000000" w:rsidP="00000000" w:rsidRDefault="00000000" w:rsidRPr="00000000" w14:paraId="0000081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Fall risk score: [Morse / Hendrich — score and level]</w:t>
      </w:r>
    </w:p>
    <w:p w:rsidR="00000000" w:rsidDel="00000000" w:rsidP="00000000" w:rsidRDefault="00000000" w:rsidRPr="00000000" w14:paraId="0000081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1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SKIN ASSESSMENT:</w:t>
      </w:r>
      <w:r w:rsidDel="00000000" w:rsidR="00000000" w:rsidRPr="00000000">
        <w:rPr>
          <w:rtl w:val="0"/>
        </w:rPr>
      </w:r>
    </w:p>
    <w:p w:rsidR="00000000" w:rsidDel="00000000" w:rsidP="00000000" w:rsidRDefault="00000000" w:rsidRPr="00000000" w14:paraId="0000081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Braden Score: [total] ([risk level])</w:t>
      </w:r>
    </w:p>
    <w:p w:rsidR="00000000" w:rsidDel="00000000" w:rsidP="00000000" w:rsidRDefault="00000000" w:rsidRPr="00000000" w14:paraId="0000081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Skin integrity: [Intact / Findings — location, size, stage]</w:t>
      </w:r>
    </w:p>
    <w:p w:rsidR="00000000" w:rsidDel="00000000" w:rsidP="00000000" w:rsidRDefault="00000000" w:rsidRPr="00000000" w14:paraId="0000081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Pressure injury prevention protocol: [Initiated / N/A]</w:t>
      </w:r>
    </w:p>
    <w:p w:rsidR="00000000" w:rsidDel="00000000" w:rsidP="00000000" w:rsidRDefault="00000000" w:rsidRPr="00000000" w14:paraId="0000081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1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PAIN:</w:t>
      </w:r>
      <w:r w:rsidDel="00000000" w:rsidR="00000000" w:rsidRPr="00000000">
        <w:rPr>
          <w:rtl w:val="0"/>
        </w:rPr>
      </w:r>
    </w:p>
    <w:p w:rsidR="00000000" w:rsidDel="00000000" w:rsidP="00000000" w:rsidRDefault="00000000" w:rsidRPr="00000000" w14:paraId="0000081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Current pain: [x/10] | Location: [site] | Type: [quality]</w:t>
      </w:r>
    </w:p>
    <w:p w:rsidR="00000000" w:rsidDel="00000000" w:rsidP="00000000" w:rsidRDefault="00000000" w:rsidRPr="00000000" w14:paraId="0000081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Pain management: [current regimen, patient preference]</w:t>
      </w:r>
    </w:p>
    <w:p w:rsidR="00000000" w:rsidDel="00000000" w:rsidP="00000000" w:rsidRDefault="00000000" w:rsidRPr="00000000" w14:paraId="0000081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1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SAFETY:</w:t>
      </w:r>
      <w:r w:rsidDel="00000000" w:rsidR="00000000" w:rsidRPr="00000000">
        <w:rPr>
          <w:rtl w:val="0"/>
        </w:rPr>
      </w:r>
    </w:p>
    <w:p w:rsidR="00000000" w:rsidDel="00000000" w:rsidP="00000000" w:rsidRDefault="00000000" w:rsidRPr="00000000" w14:paraId="0000081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Allergies: [Drug (reaction)]</w:t>
      </w:r>
    </w:p>
    <w:p w:rsidR="00000000" w:rsidDel="00000000" w:rsidP="00000000" w:rsidRDefault="00000000" w:rsidRPr="00000000" w14:paraId="0000081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Fall precautions: [Yes / No]</w:t>
      </w:r>
    </w:p>
    <w:p w:rsidR="00000000" w:rsidDel="00000000" w:rsidP="00000000" w:rsidRDefault="00000000" w:rsidRPr="00000000" w14:paraId="0000081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Restraints: [None / Type — order on file]</w:t>
      </w:r>
    </w:p>
    <w:p w:rsidR="00000000" w:rsidDel="00000000" w:rsidP="00000000" w:rsidRDefault="00000000" w:rsidRPr="00000000" w14:paraId="0000081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Isolation: [None / Type — reason]</w:t>
      </w:r>
    </w:p>
    <w:p w:rsidR="00000000" w:rsidDel="00000000" w:rsidP="00000000" w:rsidRDefault="00000000" w:rsidRPr="00000000" w14:paraId="0000082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Code status: [Full code / DNR / DNR-DNI]</w:t>
      </w:r>
    </w:p>
    <w:p w:rsidR="00000000" w:rsidDel="00000000" w:rsidP="00000000" w:rsidRDefault="00000000" w:rsidRPr="00000000" w14:paraId="0000082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2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LINES / DEVICES:</w:t>
      </w:r>
      <w:r w:rsidDel="00000000" w:rsidR="00000000" w:rsidRPr="00000000">
        <w:rPr>
          <w:rtl w:val="0"/>
        </w:rPr>
      </w:r>
    </w:p>
    <w:p w:rsidR="00000000" w:rsidDel="00000000" w:rsidP="00000000" w:rsidRDefault="00000000" w:rsidRPr="00000000" w14:paraId="0000082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[IV: site, gauge, date placed]</w:t>
      </w:r>
    </w:p>
    <w:p w:rsidR="00000000" w:rsidDel="00000000" w:rsidP="00000000" w:rsidRDefault="00000000" w:rsidRPr="00000000" w14:paraId="0000082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[Foley / O2 / Tele / SCDs / Other]</w:t>
      </w:r>
    </w:p>
    <w:p w:rsidR="00000000" w:rsidDel="00000000" w:rsidP="00000000" w:rsidRDefault="00000000" w:rsidRPr="00000000" w14:paraId="0000082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2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DIET: [Type] | SWALLOW: [No precautions / Precautions — specify]</w:t>
      </w:r>
      <w:r w:rsidDel="00000000" w:rsidR="00000000" w:rsidRPr="00000000">
        <w:rPr>
          <w:rtl w:val="0"/>
        </w:rPr>
      </w:r>
    </w:p>
    <w:p w:rsidR="00000000" w:rsidDel="00000000" w:rsidP="00000000" w:rsidRDefault="00000000" w:rsidRPr="00000000" w14:paraId="0000082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BOWEL / BLADDER: [Last BM date. Continence status.]</w:t>
      </w:r>
      <w:r w:rsidDel="00000000" w:rsidR="00000000" w:rsidRPr="00000000">
        <w:rPr>
          <w:rtl w:val="0"/>
        </w:rPr>
      </w:r>
    </w:p>
    <w:p w:rsidR="00000000" w:rsidDel="00000000" w:rsidP="00000000" w:rsidRDefault="00000000" w:rsidRPr="00000000" w14:paraId="0000082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2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RN]</w:t>
      </w:r>
    </w:p>
    <w:p w:rsidR="00000000" w:rsidDel="00000000" w:rsidP="00000000" w:rsidRDefault="00000000" w:rsidRPr="00000000" w14:paraId="0000082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82B">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2C">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8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7qiu13rzle8c"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NURSING FLOWSHEET SUMMARY</w:t>
      </w:r>
      <w:r w:rsidDel="00000000" w:rsidR="00000000" w:rsidRPr="00000000">
        <w:rPr>
          <w:sz w:val="52"/>
          <w:rtl w:val="0"/>
        </w:rPr>
      </w:r>
    </w:p>
    <w:p w:rsidR="00000000" w:rsidDel="00000000" w:rsidP="00000000" w:rsidRDefault="00000000" w:rsidRPr="00000000" w14:paraId="0000082E">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NURSING FLOWSHEET SUMMARY</w:t>
      </w:r>
      <w:r w:rsidDel="00000000" w:rsidR="00000000" w:rsidRPr="00000000">
        <w:rPr>
          <w:rtl w:val="0"/>
        </w:rPr>
      </w:r>
    </w:p>
    <w:p w:rsidR="00000000" w:rsidDel="00000000" w:rsidP="00000000" w:rsidRDefault="00000000" w:rsidRPr="00000000" w14:paraId="0000082F">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1–2 pages</w:t>
      </w:r>
      <w:r w:rsidDel="00000000" w:rsidR="00000000" w:rsidRPr="00000000">
        <w:rPr>
          <w:rtl w:val="0"/>
        </w:rPr>
      </w:r>
    </w:p>
    <w:p w:rsidR="00000000" w:rsidDel="00000000" w:rsidP="00000000" w:rsidRDefault="00000000" w:rsidRPr="00000000" w14:paraId="00000830">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[Shift-based or daily summary of vitals, I/Os, assessments, and interventions. Data-heavy, narrative-light. This is the noise document — it contains administration timestamps and trending data that physician notes summarize. In our world, this is a supplementary file used for cognitive noise.]</w:t>
      </w:r>
      <w:r w:rsidDel="00000000" w:rsidR="00000000" w:rsidRPr="00000000">
        <w:rPr>
          <w:rtl w:val="0"/>
        </w:rPr>
      </w:r>
    </w:p>
    <w:p w:rsidR="00000000" w:rsidDel="00000000" w:rsidP="00000000" w:rsidRDefault="00000000" w:rsidRPr="00000000" w14:paraId="0000083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32">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NURSING FLOWSHEET SUMMARY</w:t>
      </w:r>
      <w:r w:rsidDel="00000000" w:rsidR="00000000" w:rsidRPr="00000000">
        <w:rPr>
          <w:rtl w:val="0"/>
        </w:rPr>
      </w:r>
    </w:p>
    <w:p w:rsidR="00000000" w:rsidDel="00000000" w:rsidP="00000000" w:rsidRDefault="00000000" w:rsidRPr="00000000" w14:paraId="0000083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83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Shift: [Day 0700-1900 / Night 1900-0700]</w:t>
      </w:r>
    </w:p>
    <w:p w:rsidR="00000000" w:rsidDel="00000000" w:rsidP="00000000" w:rsidRDefault="00000000" w:rsidRPr="00000000" w14:paraId="0000083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Unit: [Unit, Room] | RN: [Name]</w:t>
      </w:r>
    </w:p>
    <w:p w:rsidR="00000000" w:rsidDel="00000000" w:rsidP="00000000" w:rsidRDefault="00000000" w:rsidRPr="00000000" w14:paraId="0000083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3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VITAL SIGNS:</w:t>
      </w:r>
      <w:r w:rsidDel="00000000" w:rsidR="00000000" w:rsidRPr="00000000">
        <w:rPr>
          <w:rtl w:val="0"/>
        </w:rPr>
      </w:r>
    </w:p>
    <w:p w:rsidR="00000000" w:rsidDel="00000000" w:rsidP="00000000" w:rsidRDefault="00000000" w:rsidRPr="00000000" w14:paraId="0000083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 | HR [x] | BP [x/x] | RR [x] | Temp [x] | SpO2 [x]% on [x]</w:t>
      </w:r>
    </w:p>
    <w:p w:rsidR="00000000" w:rsidDel="00000000" w:rsidP="00000000" w:rsidRDefault="00000000" w:rsidRPr="00000000" w14:paraId="0000083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 | HR [x] | BP [x/x] | RR [x] | Temp [x] | SpO2 [x]% on [x]</w:t>
      </w:r>
    </w:p>
    <w:p w:rsidR="00000000" w:rsidDel="00000000" w:rsidP="00000000" w:rsidRDefault="00000000" w:rsidRPr="00000000" w14:paraId="0000083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3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3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INTAKE / OUTPUT:</w:t>
      </w:r>
      <w:r w:rsidDel="00000000" w:rsidR="00000000" w:rsidRPr="00000000">
        <w:rPr>
          <w:rtl w:val="0"/>
        </w:rPr>
      </w:r>
    </w:p>
    <w:p w:rsidR="00000000" w:rsidDel="00000000" w:rsidP="00000000" w:rsidRDefault="00000000" w:rsidRPr="00000000" w14:paraId="0000083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Intake: IV [x] mL | PO [x] mL | Blood products [x] mL | Total: [x] mL</w:t>
      </w:r>
    </w:p>
    <w:p w:rsidR="00000000" w:rsidDel="00000000" w:rsidP="00000000" w:rsidRDefault="00000000" w:rsidRPr="00000000" w14:paraId="0000083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 Urine [x] mL | Emesis [x] mL | Drain [x] mL | Total: [x] mL</w:t>
      </w:r>
    </w:p>
    <w:p w:rsidR="00000000" w:rsidDel="00000000" w:rsidP="00000000" w:rsidRDefault="00000000" w:rsidRPr="00000000" w14:paraId="0000083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 [+/- x] mL</w:t>
      </w:r>
    </w:p>
    <w:p w:rsidR="00000000" w:rsidDel="00000000" w:rsidP="00000000" w:rsidRDefault="00000000" w:rsidRPr="00000000" w14:paraId="0000084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MEDICATION ADMINISTRATION:</w:t>
      </w:r>
      <w:r w:rsidDel="00000000" w:rsidR="00000000" w:rsidRPr="00000000">
        <w:rPr>
          <w:rtl w:val="0"/>
        </w:rPr>
      </w:r>
    </w:p>
    <w:p w:rsidR="00000000" w:rsidDel="00000000" w:rsidP="00000000" w:rsidRDefault="00000000" w:rsidRPr="00000000" w14:paraId="0000084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 — [Medication, dose, route] — [Given / Held — reason]</w:t>
      </w:r>
    </w:p>
    <w:p w:rsidR="00000000" w:rsidDel="00000000" w:rsidP="00000000" w:rsidRDefault="00000000" w:rsidRPr="00000000" w14:paraId="0000084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 — [Medication, dose, route] — [Given / Held — reason]</w:t>
      </w:r>
    </w:p>
    <w:p w:rsidR="00000000" w:rsidDel="00000000" w:rsidP="00000000" w:rsidRDefault="00000000" w:rsidRPr="00000000" w14:paraId="0000084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4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NURSING ASSESSMENTS:</w:t>
      </w:r>
      <w:r w:rsidDel="00000000" w:rsidR="00000000" w:rsidRPr="00000000">
        <w:rPr>
          <w:rtl w:val="0"/>
        </w:rPr>
      </w:r>
    </w:p>
    <w:p w:rsidR="00000000" w:rsidDel="00000000" w:rsidP="00000000" w:rsidRDefault="00000000" w:rsidRPr="00000000" w14:paraId="0000084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Neuro: [orientation, pupils, neuro checks if applicable]</w:t>
      </w:r>
    </w:p>
    <w:p w:rsidR="00000000" w:rsidDel="00000000" w:rsidP="00000000" w:rsidRDefault="00000000" w:rsidRPr="00000000" w14:paraId="0000084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Cardiac: [rhythm on tele, edema]</w:t>
      </w:r>
    </w:p>
    <w:p w:rsidR="00000000" w:rsidDel="00000000" w:rsidP="00000000" w:rsidRDefault="00000000" w:rsidRPr="00000000" w14:paraId="0000084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Respiratory: [breath sounds, O2 requirement, cough]</w:t>
      </w:r>
    </w:p>
    <w:p w:rsidR="00000000" w:rsidDel="00000000" w:rsidP="00000000" w:rsidRDefault="00000000" w:rsidRPr="00000000" w14:paraId="0000084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 [diet tolerance, bowel sounds, BM, nausea]</w:t>
      </w:r>
    </w:p>
    <w:p w:rsidR="00000000" w:rsidDel="00000000" w:rsidP="00000000" w:rsidRDefault="00000000" w:rsidRPr="00000000" w14:paraId="0000084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GU: [urine output, Foley status]</w:t>
      </w:r>
    </w:p>
    <w:p w:rsidR="00000000" w:rsidDel="00000000" w:rsidP="00000000" w:rsidRDefault="00000000" w:rsidRPr="00000000" w14:paraId="0000084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Skin: [checks completed, findings]</w:t>
      </w:r>
    </w:p>
    <w:p w:rsidR="00000000" w:rsidDel="00000000" w:rsidP="00000000" w:rsidRDefault="00000000" w:rsidRPr="00000000" w14:paraId="0000084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Pain: [score, interventions, response]</w:t>
      </w:r>
    </w:p>
    <w:p w:rsidR="00000000" w:rsidDel="00000000" w:rsidP="00000000" w:rsidRDefault="00000000" w:rsidRPr="00000000" w14:paraId="0000084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INTERVENTIONS / EVENTS:</w:t>
      </w:r>
      <w:r w:rsidDel="00000000" w:rsidR="00000000" w:rsidRPr="00000000">
        <w:rPr>
          <w:rtl w:val="0"/>
        </w:rPr>
      </w:r>
    </w:p>
    <w:p w:rsidR="00000000" w:rsidDel="00000000" w:rsidP="00000000" w:rsidRDefault="00000000" w:rsidRPr="00000000" w14:paraId="0000085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[Notable events, calls to provider, new orders received, patient/family interactions]</w:t>
      </w:r>
    </w:p>
    <w:p w:rsidR="00000000" w:rsidDel="00000000" w:rsidP="00000000" w:rsidRDefault="00000000" w:rsidRPr="00000000" w14:paraId="0000085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5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RN]</w:t>
      </w:r>
    </w:p>
    <w:p w:rsidR="00000000" w:rsidDel="00000000" w:rsidP="00000000" w:rsidRDefault="00000000" w:rsidRPr="00000000" w14:paraId="0000085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854">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55">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8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6w3i1gy5n4ue"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SKIN / PRESSURE INJURY ASSESSMENT</w:t>
      </w:r>
      <w:r w:rsidDel="00000000" w:rsidR="00000000" w:rsidRPr="00000000">
        <w:rPr>
          <w:sz w:val="52"/>
          <w:rtl w:val="0"/>
        </w:rPr>
      </w:r>
    </w:p>
    <w:p w:rsidR="00000000" w:rsidDel="00000000" w:rsidP="00000000" w:rsidRDefault="00000000" w:rsidRPr="00000000" w14:paraId="00000857">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SKIN / PRESSURE INJURY ASSESSMENT</w:t>
      </w:r>
      <w:r w:rsidDel="00000000" w:rsidR="00000000" w:rsidRPr="00000000">
        <w:rPr>
          <w:rtl w:val="0"/>
        </w:rPr>
      </w:r>
    </w:p>
    <w:p w:rsidR="00000000" w:rsidDel="00000000" w:rsidP="00000000" w:rsidRDefault="00000000" w:rsidRPr="00000000" w14:paraId="00000858">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to 1 page</w:t>
      </w:r>
      <w:r w:rsidDel="00000000" w:rsidR="00000000" w:rsidRPr="00000000">
        <w:rPr>
          <w:rtl w:val="0"/>
        </w:rPr>
      </w:r>
    </w:p>
    <w:p w:rsidR="00000000" w:rsidDel="00000000" w:rsidP="00000000" w:rsidRDefault="00000000" w:rsidRPr="00000000" w14:paraId="00000859">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SKIN / PRESSURE INJURY ASSESSMENT</w:t>
      </w:r>
      <w:r w:rsidDel="00000000" w:rsidR="00000000" w:rsidRPr="00000000">
        <w:rPr>
          <w:rtl w:val="0"/>
        </w:rPr>
      </w:r>
    </w:p>
    <w:p w:rsidR="00000000" w:rsidDel="00000000" w:rsidP="00000000" w:rsidRDefault="00000000" w:rsidRPr="00000000" w14:paraId="0000085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85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RN: [Name, Credentials]</w:t>
      </w:r>
    </w:p>
    <w:p w:rsidR="00000000" w:rsidDel="00000000" w:rsidP="00000000" w:rsidRDefault="00000000" w:rsidRPr="00000000" w14:paraId="0000085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5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 TYPE: [Admission / Weekly / Change in condition / New finding]</w:t>
      </w:r>
      <w:r w:rsidDel="00000000" w:rsidR="00000000" w:rsidRPr="00000000">
        <w:rPr>
          <w:rtl w:val="0"/>
        </w:rPr>
      </w:r>
    </w:p>
    <w:p w:rsidR="00000000" w:rsidDel="00000000" w:rsidP="00000000" w:rsidRDefault="00000000" w:rsidRPr="00000000" w14:paraId="0000085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5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BRADEN SCALE:</w:t>
      </w:r>
      <w:r w:rsidDel="00000000" w:rsidR="00000000" w:rsidRPr="00000000">
        <w:rPr>
          <w:rtl w:val="0"/>
        </w:rPr>
      </w:r>
    </w:p>
    <w:p w:rsidR="00000000" w:rsidDel="00000000" w:rsidP="00000000" w:rsidRDefault="00000000" w:rsidRPr="00000000" w14:paraId="0000086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Sensory perception: [x] | Moisture: [x] | Activity: [x]</w:t>
      </w:r>
    </w:p>
    <w:p w:rsidR="00000000" w:rsidDel="00000000" w:rsidP="00000000" w:rsidRDefault="00000000" w:rsidRPr="00000000" w14:paraId="0000086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Mobility: [x] | Nutrition: [x] | Friction/Shear: [x]</w:t>
      </w:r>
    </w:p>
    <w:p w:rsidR="00000000" w:rsidDel="00000000" w:rsidP="00000000" w:rsidRDefault="00000000" w:rsidRPr="00000000" w14:paraId="0000086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 [x] — [No risk / Mild / Moderate / High / Very high]</w:t>
      </w:r>
    </w:p>
    <w:p w:rsidR="00000000" w:rsidDel="00000000" w:rsidP="00000000" w:rsidRDefault="00000000" w:rsidRPr="00000000" w14:paraId="0000086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6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SKIN FINDINGS:</w:t>
      </w:r>
      <w:r w:rsidDel="00000000" w:rsidR="00000000" w:rsidRPr="00000000">
        <w:rPr>
          <w:rtl w:val="0"/>
        </w:rPr>
      </w:r>
    </w:p>
    <w:p w:rsidR="00000000" w:rsidDel="00000000" w:rsidP="00000000" w:rsidRDefault="00000000" w:rsidRPr="00000000" w14:paraId="00000865">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[Document each finding separately. If no findings: 'Skin intact, no pressure injuries identified.']</w:t>
      </w:r>
      <w:r w:rsidDel="00000000" w:rsidR="00000000" w:rsidRPr="00000000">
        <w:rPr>
          <w:rtl w:val="0"/>
        </w:rPr>
      </w:r>
    </w:p>
    <w:p w:rsidR="00000000" w:rsidDel="00000000" w:rsidP="00000000" w:rsidRDefault="00000000" w:rsidRPr="00000000" w14:paraId="0000086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Site: [anatomic location]</w:t>
      </w:r>
    </w:p>
    <w:p w:rsidR="00000000" w:rsidDel="00000000" w:rsidP="00000000" w:rsidRDefault="00000000" w:rsidRPr="00000000" w14:paraId="0000086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Stage: [I / II / III / IV / Unstageable / DTPI] per NPUAP</w:t>
      </w:r>
    </w:p>
    <w:p w:rsidR="00000000" w:rsidDel="00000000" w:rsidP="00000000" w:rsidRDefault="00000000" w:rsidRPr="00000000" w14:paraId="0000086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Size: [L x W x D cm]</w:t>
      </w:r>
    </w:p>
    <w:p w:rsidR="00000000" w:rsidDel="00000000" w:rsidP="00000000" w:rsidRDefault="00000000" w:rsidRPr="00000000" w14:paraId="0000086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Wound bed: [color, tissue type]</w:t>
      </w:r>
    </w:p>
    <w:p w:rsidR="00000000" w:rsidDel="00000000" w:rsidP="00000000" w:rsidRDefault="00000000" w:rsidRPr="00000000" w14:paraId="0000086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Drainage: [none / serous / sanguineous / purulent — amount]</w:t>
      </w:r>
    </w:p>
    <w:p w:rsidR="00000000" w:rsidDel="00000000" w:rsidP="00000000" w:rsidRDefault="00000000" w:rsidRPr="00000000" w14:paraId="0000086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Odor: [none / present]</w:t>
      </w:r>
    </w:p>
    <w:p w:rsidR="00000000" w:rsidDel="00000000" w:rsidP="00000000" w:rsidRDefault="00000000" w:rsidRPr="00000000" w14:paraId="0000086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Periwound: [intact / macerated / erythematous]</w:t>
      </w:r>
    </w:p>
    <w:p w:rsidR="00000000" w:rsidDel="00000000" w:rsidP="00000000" w:rsidRDefault="00000000" w:rsidRPr="00000000" w14:paraId="0000086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6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INTERVENTIONS:</w:t>
      </w:r>
      <w:r w:rsidDel="00000000" w:rsidR="00000000" w:rsidRPr="00000000">
        <w:rPr>
          <w:rtl w:val="0"/>
        </w:rPr>
      </w:r>
    </w:p>
    <w:p w:rsidR="00000000" w:rsidDel="00000000" w:rsidP="00000000" w:rsidRDefault="00000000" w:rsidRPr="00000000" w14:paraId="0000086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[Repositioning schedule. Surface type. Dressing. Nutrition referral. Provider notification.]</w:t>
      </w:r>
    </w:p>
    <w:p w:rsidR="00000000" w:rsidDel="00000000" w:rsidP="00000000" w:rsidRDefault="00000000" w:rsidRPr="00000000" w14:paraId="0000087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7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RN / WOC Nurse]</w:t>
      </w:r>
    </w:p>
    <w:p w:rsidR="00000000" w:rsidDel="00000000" w:rsidP="00000000" w:rsidRDefault="00000000" w:rsidRPr="00000000" w14:paraId="0000087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873">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74">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8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bo77x44i5fns"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PATIENT EDUCATION DOCUMENTATION</w:t>
      </w:r>
      <w:r w:rsidDel="00000000" w:rsidR="00000000" w:rsidRPr="00000000">
        <w:rPr>
          <w:sz w:val="52"/>
          <w:rtl w:val="0"/>
        </w:rPr>
      </w:r>
    </w:p>
    <w:p w:rsidR="00000000" w:rsidDel="00000000" w:rsidP="00000000" w:rsidRDefault="00000000" w:rsidRPr="00000000" w14:paraId="00000876">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PATIENT EDUCATION DOCUMENTATION</w:t>
      </w:r>
      <w:r w:rsidDel="00000000" w:rsidR="00000000" w:rsidRPr="00000000">
        <w:rPr>
          <w:rtl w:val="0"/>
        </w:rPr>
      </w:r>
    </w:p>
    <w:p w:rsidR="00000000" w:rsidDel="00000000" w:rsidP="00000000" w:rsidRDefault="00000000" w:rsidRPr="00000000" w14:paraId="00000877">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Quarter to half page</w:t>
      </w:r>
      <w:r w:rsidDel="00000000" w:rsidR="00000000" w:rsidRPr="00000000">
        <w:rPr>
          <w:rtl w:val="0"/>
        </w:rPr>
      </w:r>
    </w:p>
    <w:p w:rsidR="00000000" w:rsidDel="00000000" w:rsidP="00000000" w:rsidRDefault="00000000" w:rsidRPr="00000000" w14:paraId="00000878">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PATIENT EDUCATION NOTE</w:t>
      </w:r>
      <w:r w:rsidDel="00000000" w:rsidR="00000000" w:rsidRPr="00000000">
        <w:rPr>
          <w:rtl w:val="0"/>
        </w:rPr>
      </w:r>
    </w:p>
    <w:p w:rsidR="00000000" w:rsidDel="00000000" w:rsidP="00000000" w:rsidRDefault="00000000" w:rsidRPr="00000000" w14:paraId="0000087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87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Educator: [Name, Credentials]</w:t>
      </w:r>
    </w:p>
    <w:p w:rsidR="00000000" w:rsidDel="00000000" w:rsidP="00000000" w:rsidRDefault="00000000" w:rsidRPr="00000000" w14:paraId="0000087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7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TOPIC: [e.g., Inhaler technique, Wound care, Discharge medications, Disease management]</w:t>
      </w:r>
      <w:r w:rsidDel="00000000" w:rsidR="00000000" w:rsidRPr="00000000">
        <w:rPr>
          <w:rtl w:val="0"/>
        </w:rPr>
      </w:r>
    </w:p>
    <w:p w:rsidR="00000000" w:rsidDel="00000000" w:rsidP="00000000" w:rsidRDefault="00000000" w:rsidRPr="00000000" w14:paraId="0000087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LEARNER: [Patient / Family member (name, relationship) / Both]</w:t>
      </w:r>
      <w:r w:rsidDel="00000000" w:rsidR="00000000" w:rsidRPr="00000000">
        <w:rPr>
          <w:rtl w:val="0"/>
        </w:rPr>
      </w:r>
    </w:p>
    <w:p w:rsidR="00000000" w:rsidDel="00000000" w:rsidP="00000000" w:rsidRDefault="00000000" w:rsidRPr="00000000" w14:paraId="0000087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METHOD: [Verbal / Demonstration / Written materials / Video]</w:t>
      </w:r>
      <w:r w:rsidDel="00000000" w:rsidR="00000000" w:rsidRPr="00000000">
        <w:rPr>
          <w:rtl w:val="0"/>
        </w:rPr>
      </w:r>
    </w:p>
    <w:p w:rsidR="00000000" w:rsidDel="00000000" w:rsidP="00000000" w:rsidRDefault="00000000" w:rsidRPr="00000000" w14:paraId="0000087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BARRIERS: [None / Language / Health literacy / Cognitive / Visual / Hearing]</w:t>
      </w:r>
      <w:r w:rsidDel="00000000" w:rsidR="00000000" w:rsidRPr="00000000">
        <w:rPr>
          <w:rtl w:val="0"/>
        </w:rPr>
      </w:r>
    </w:p>
    <w:p w:rsidR="00000000" w:rsidDel="00000000" w:rsidP="00000000" w:rsidRDefault="00000000" w:rsidRPr="00000000" w14:paraId="0000088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8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CONTENT TAUGHT:</w:t>
      </w:r>
      <w:r w:rsidDel="00000000" w:rsidR="00000000" w:rsidRPr="00000000">
        <w:rPr>
          <w:rtl w:val="0"/>
        </w:rPr>
      </w:r>
    </w:p>
    <w:p w:rsidR="00000000" w:rsidDel="00000000" w:rsidP="00000000" w:rsidRDefault="00000000" w:rsidRPr="00000000" w14:paraId="0000088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[Brief description of what was taught]</w:t>
      </w:r>
    </w:p>
    <w:p w:rsidR="00000000" w:rsidDel="00000000" w:rsidP="00000000" w:rsidRDefault="00000000" w:rsidRPr="00000000" w14:paraId="0000088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8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COMPREHENSION:</w:t>
      </w:r>
      <w:r w:rsidDel="00000000" w:rsidR="00000000" w:rsidRPr="00000000">
        <w:rPr>
          <w:rtl w:val="0"/>
        </w:rPr>
      </w:r>
    </w:p>
    <w:p w:rsidR="00000000" w:rsidDel="00000000" w:rsidP="00000000" w:rsidRDefault="00000000" w:rsidRPr="00000000" w14:paraId="0000088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[Verbalized understanding / Return demonstration successful / Needs reinforcement — specify]</w:t>
      </w:r>
    </w:p>
    <w:p w:rsidR="00000000" w:rsidDel="00000000" w:rsidP="00000000" w:rsidRDefault="00000000" w:rsidRPr="00000000" w14:paraId="0000088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8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RN / RT / PharmD]</w:t>
      </w:r>
    </w:p>
    <w:p w:rsidR="00000000" w:rsidDel="00000000" w:rsidP="00000000" w:rsidRDefault="00000000" w:rsidRPr="00000000" w14:paraId="0000088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889">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8A">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8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g731zvn0mb8p"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PT / OT / SPEECH THERAPY EVALUATION</w:t>
      </w:r>
      <w:r w:rsidDel="00000000" w:rsidR="00000000" w:rsidRPr="00000000">
        <w:rPr>
          <w:sz w:val="52"/>
          <w:rtl w:val="0"/>
        </w:rPr>
      </w:r>
    </w:p>
    <w:p w:rsidR="00000000" w:rsidDel="00000000" w:rsidP="00000000" w:rsidRDefault="00000000" w:rsidRPr="00000000" w14:paraId="0000088C">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PT / OT / SPEECH THERAPY EVALUATION</w:t>
      </w:r>
      <w:r w:rsidDel="00000000" w:rsidR="00000000" w:rsidRPr="00000000">
        <w:rPr>
          <w:rtl w:val="0"/>
        </w:rPr>
      </w:r>
    </w:p>
    <w:p w:rsidR="00000000" w:rsidDel="00000000" w:rsidP="00000000" w:rsidRDefault="00000000" w:rsidRPr="00000000" w14:paraId="0000088D">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88E">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[Initial therapy evaluation. Covers baseline function, goals, and treatment plan. Same general structure across PT, OT, and speech — the assessment domains differ.]</w:t>
      </w:r>
      <w:r w:rsidDel="00000000" w:rsidR="00000000" w:rsidRPr="00000000">
        <w:rPr>
          <w:rtl w:val="0"/>
        </w:rPr>
      </w:r>
    </w:p>
    <w:p w:rsidR="00000000" w:rsidDel="00000000" w:rsidP="00000000" w:rsidRDefault="00000000" w:rsidRPr="00000000" w14:paraId="0000088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90">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[PT / OT / SPEECH] EVALUATION</w:t>
      </w:r>
      <w:r w:rsidDel="00000000" w:rsidR="00000000" w:rsidRPr="00000000">
        <w:rPr>
          <w:rtl w:val="0"/>
        </w:rPr>
      </w:r>
    </w:p>
    <w:p w:rsidR="00000000" w:rsidDel="00000000" w:rsidP="00000000" w:rsidRDefault="00000000" w:rsidRPr="00000000" w14:paraId="0000089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89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Therapist: [Name, Credentials]</w:t>
      </w:r>
    </w:p>
    <w:p w:rsidR="00000000" w:rsidDel="00000000" w:rsidP="00000000" w:rsidRDefault="00000000" w:rsidRPr="00000000" w14:paraId="0000089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Referring Provider: [Name]</w:t>
      </w:r>
    </w:p>
    <w:p w:rsidR="00000000" w:rsidDel="00000000" w:rsidP="00000000" w:rsidRDefault="00000000" w:rsidRPr="00000000" w14:paraId="0000089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Diagnosis: [Therapy-relevant diagnosis]</w:t>
      </w:r>
    </w:p>
    <w:p w:rsidR="00000000" w:rsidDel="00000000" w:rsidP="00000000" w:rsidRDefault="00000000" w:rsidRPr="00000000" w14:paraId="0000089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9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w:t>
      </w:r>
      <w:r w:rsidDel="00000000" w:rsidR="00000000" w:rsidRPr="00000000">
        <w:rPr>
          <w:rtl w:val="0"/>
        </w:rPr>
      </w:r>
    </w:p>
    <w:p w:rsidR="00000000" w:rsidDel="00000000" w:rsidP="00000000" w:rsidRDefault="00000000" w:rsidRPr="00000000" w14:paraId="0000089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[Reason for referral. Prior level of function. Living situation. Support system. Relevant PMH.]</w:t>
      </w:r>
    </w:p>
    <w:p w:rsidR="00000000" w:rsidDel="00000000" w:rsidP="00000000" w:rsidRDefault="00000000" w:rsidRPr="00000000" w14:paraId="0000089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9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ASSESSMENT:</w:t>
      </w:r>
      <w:r w:rsidDel="00000000" w:rsidR="00000000" w:rsidRPr="00000000">
        <w:rPr>
          <w:rtl w:val="0"/>
        </w:rPr>
      </w:r>
    </w:p>
    <w:p w:rsidR="00000000" w:rsidDel="00000000" w:rsidP="00000000" w:rsidRDefault="00000000" w:rsidRPr="00000000" w14:paraId="0000089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[PT: mobility, gait, balance, strength, ROM, transfers. OT: ADLs, fine motor, cognition for task completion. Speech: swallow function, communication, cognition/language.]</w:t>
      </w:r>
      <w:r w:rsidDel="00000000" w:rsidR="00000000" w:rsidRPr="00000000">
        <w:rPr>
          <w:rtl w:val="0"/>
        </w:rPr>
      </w:r>
    </w:p>
    <w:p w:rsidR="00000000" w:rsidDel="00000000" w:rsidP="00000000" w:rsidRDefault="00000000" w:rsidRPr="00000000" w14:paraId="0000089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[Domain-specific assessment findings with objective measures]</w:t>
      </w:r>
    </w:p>
    <w:p w:rsidR="00000000" w:rsidDel="00000000" w:rsidP="00000000" w:rsidRDefault="00000000" w:rsidRPr="00000000" w14:paraId="0000089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9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FUNCTIONAL STATUS:</w:t>
      </w:r>
      <w:r w:rsidDel="00000000" w:rsidR="00000000" w:rsidRPr="00000000">
        <w:rPr>
          <w:rtl w:val="0"/>
        </w:rPr>
      </w:r>
    </w:p>
    <w:p w:rsidR="00000000" w:rsidDel="00000000" w:rsidP="00000000" w:rsidRDefault="00000000" w:rsidRPr="00000000" w14:paraId="0000089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Current: [What the patient can and cannot do now]</w:t>
      </w:r>
    </w:p>
    <w:p w:rsidR="00000000" w:rsidDel="00000000" w:rsidP="00000000" w:rsidRDefault="00000000" w:rsidRPr="00000000" w14:paraId="0000089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Prior level: [What the patient could do before this illness/injury]</w:t>
      </w:r>
    </w:p>
    <w:p w:rsidR="00000000" w:rsidDel="00000000" w:rsidP="00000000" w:rsidRDefault="00000000" w:rsidRPr="00000000" w14:paraId="000008A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A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GOALS:</w:t>
      </w:r>
      <w:r w:rsidDel="00000000" w:rsidR="00000000" w:rsidRPr="00000000">
        <w:rPr>
          <w:rtl w:val="0"/>
        </w:rPr>
      </w:r>
    </w:p>
    <w:p w:rsidR="00000000" w:rsidDel="00000000" w:rsidP="00000000" w:rsidRDefault="00000000" w:rsidRPr="00000000" w14:paraId="000008A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Short-term ([x] days): [Specific, measurable goal]</w:t>
      </w:r>
    </w:p>
    <w:p w:rsidR="00000000" w:rsidDel="00000000" w:rsidP="00000000" w:rsidRDefault="00000000" w:rsidRPr="00000000" w14:paraId="000008A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Long-term ([x] weeks): [Specific, measurable goal]</w:t>
      </w:r>
    </w:p>
    <w:p w:rsidR="00000000" w:rsidDel="00000000" w:rsidP="00000000" w:rsidRDefault="00000000" w:rsidRPr="00000000" w14:paraId="000008A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A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tl w:val="0"/>
        </w:rPr>
      </w:r>
    </w:p>
    <w:p w:rsidR="00000000" w:rsidDel="00000000" w:rsidP="00000000" w:rsidRDefault="00000000" w:rsidRPr="00000000" w14:paraId="000008A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Frequency: [x] times per [day / week]</w:t>
      </w:r>
    </w:p>
    <w:p w:rsidR="00000000" w:rsidDel="00000000" w:rsidP="00000000" w:rsidRDefault="00000000" w:rsidRPr="00000000" w14:paraId="000008A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Duration: [x] weeks</w:t>
      </w:r>
    </w:p>
    <w:p w:rsidR="00000000" w:rsidDel="00000000" w:rsidP="00000000" w:rsidRDefault="00000000" w:rsidRPr="00000000" w14:paraId="000008A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Interventions: [Specific treatment plan]</w:t>
      </w:r>
    </w:p>
    <w:p w:rsidR="00000000" w:rsidDel="00000000" w:rsidP="00000000" w:rsidRDefault="00000000" w:rsidRPr="00000000" w14:paraId="000008A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Discharge recommendation: [Home / Home with services / Rehab / SNF]</w:t>
      </w:r>
    </w:p>
    <w:p w:rsidR="00000000" w:rsidDel="00000000" w:rsidP="00000000" w:rsidRDefault="00000000" w:rsidRPr="00000000" w14:paraId="000008A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A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PT/OT/SLP]</w:t>
      </w:r>
    </w:p>
    <w:p w:rsidR="00000000" w:rsidDel="00000000" w:rsidP="00000000" w:rsidRDefault="00000000" w:rsidRPr="00000000" w14:paraId="000008A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8AD">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AE">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8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p0yjmfgrsyzo"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NUTRITION / DIETITIAN CONSULT NOTE</w:t>
      </w:r>
      <w:r w:rsidDel="00000000" w:rsidR="00000000" w:rsidRPr="00000000">
        <w:rPr>
          <w:sz w:val="52"/>
          <w:rtl w:val="0"/>
        </w:rPr>
      </w:r>
    </w:p>
    <w:p w:rsidR="00000000" w:rsidDel="00000000" w:rsidP="00000000" w:rsidRDefault="00000000" w:rsidRPr="00000000" w14:paraId="000008B0">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NUTRITION / DIETITIAN CONSULT NOTE</w:t>
      </w:r>
      <w:r w:rsidDel="00000000" w:rsidR="00000000" w:rsidRPr="00000000">
        <w:rPr>
          <w:rtl w:val="0"/>
        </w:rPr>
      </w:r>
    </w:p>
    <w:p w:rsidR="00000000" w:rsidDel="00000000" w:rsidP="00000000" w:rsidRDefault="00000000" w:rsidRPr="00000000" w14:paraId="000008B1">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&lt;1 page</w:t>
      </w:r>
      <w:r w:rsidDel="00000000" w:rsidR="00000000" w:rsidRPr="00000000">
        <w:rPr>
          <w:rtl w:val="0"/>
        </w:rPr>
      </w:r>
    </w:p>
    <w:p w:rsidR="00000000" w:rsidDel="00000000" w:rsidP="00000000" w:rsidRDefault="00000000" w:rsidRPr="00000000" w14:paraId="000008B2">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NUTRITION CONSULT NOTE</w:t>
      </w:r>
      <w:r w:rsidDel="00000000" w:rsidR="00000000" w:rsidRPr="00000000">
        <w:rPr>
          <w:rtl w:val="0"/>
        </w:rPr>
      </w:r>
    </w:p>
    <w:p w:rsidR="00000000" w:rsidDel="00000000" w:rsidP="00000000" w:rsidRDefault="00000000" w:rsidRPr="00000000" w14:paraId="000008B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8B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RD: [Name, Credentials]</w:t>
      </w:r>
    </w:p>
    <w:p w:rsidR="00000000" w:rsidDel="00000000" w:rsidP="00000000" w:rsidRDefault="00000000" w:rsidRPr="00000000" w14:paraId="000008B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Reason for Consult: [1-line]</w:t>
      </w:r>
    </w:p>
    <w:p w:rsidR="00000000" w:rsidDel="00000000" w:rsidP="00000000" w:rsidRDefault="00000000" w:rsidRPr="00000000" w14:paraId="000008B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ANTHROPOMETRICS:</w:t>
      </w:r>
      <w:r w:rsidDel="00000000" w:rsidR="00000000" w:rsidRPr="00000000">
        <w:rPr>
          <w:rtl w:val="0"/>
        </w:rPr>
      </w:r>
    </w:p>
    <w:p w:rsidR="00000000" w:rsidDel="00000000" w:rsidP="00000000" w:rsidRDefault="00000000" w:rsidRPr="00000000" w14:paraId="000008B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Ht: [x] cm | Wt: [x] kg | BMI: [x] | Usual body weight: [x] kg</w:t>
      </w:r>
    </w:p>
    <w:p w:rsidR="00000000" w:rsidDel="00000000" w:rsidP="00000000" w:rsidRDefault="00000000" w:rsidRPr="00000000" w14:paraId="000008B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Weight change: [x] kg over [timeframe] — [intentional / unintentional]</w:t>
      </w:r>
    </w:p>
    <w:p w:rsidR="00000000" w:rsidDel="00000000" w:rsidP="00000000" w:rsidRDefault="00000000" w:rsidRPr="00000000" w14:paraId="000008B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NUTRITION LABS:</w:t>
      </w:r>
      <w:r w:rsidDel="00000000" w:rsidR="00000000" w:rsidRPr="00000000">
        <w:rPr>
          <w:rtl w:val="0"/>
        </w:rPr>
      </w:r>
    </w:p>
    <w:p w:rsidR="00000000" w:rsidDel="00000000" w:rsidP="00000000" w:rsidRDefault="00000000" w:rsidRPr="00000000" w14:paraId="000008B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Albumin: [x] | Prealbumin: [x] | Glucose: [x] | HbA1c: [x]</w:t>
      </w:r>
    </w:p>
    <w:p w:rsidR="00000000" w:rsidDel="00000000" w:rsidP="00000000" w:rsidRDefault="00000000" w:rsidRPr="00000000" w14:paraId="000008B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DIET HISTORY:</w:t>
      </w:r>
      <w:r w:rsidDel="00000000" w:rsidR="00000000" w:rsidRPr="00000000">
        <w:rPr>
          <w:rtl w:val="0"/>
        </w:rPr>
      </w:r>
    </w:p>
    <w:p w:rsidR="00000000" w:rsidDel="00000000" w:rsidP="00000000" w:rsidRDefault="00000000" w:rsidRPr="00000000" w14:paraId="000008B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[Current diet order. PO intake assessment. NPO periods. Supplements.]</w:t>
      </w:r>
    </w:p>
    <w:p w:rsidR="00000000" w:rsidDel="00000000" w:rsidP="00000000" w:rsidRDefault="00000000" w:rsidRPr="00000000" w14:paraId="000008C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NUTRITION DIAGNOSIS:</w:t>
      </w:r>
      <w:r w:rsidDel="00000000" w:rsidR="00000000" w:rsidRPr="00000000">
        <w:rPr>
          <w:rtl w:val="0"/>
        </w:rPr>
      </w:r>
    </w:p>
    <w:p w:rsidR="00000000" w:rsidDel="00000000" w:rsidP="00000000" w:rsidRDefault="00000000" w:rsidRPr="00000000" w14:paraId="000008C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[Use IDNT (International Dietetics and Nutrition Terminology) format if applicable.]</w:t>
      </w:r>
      <w:r w:rsidDel="00000000" w:rsidR="00000000" w:rsidRPr="00000000">
        <w:rPr>
          <w:rtl w:val="0"/>
        </w:rPr>
      </w:r>
    </w:p>
    <w:p w:rsidR="00000000" w:rsidDel="00000000" w:rsidP="00000000" w:rsidRDefault="00000000" w:rsidRPr="00000000" w14:paraId="000008C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[Nutrition diagnosis — e.g., inadequate oral intake, malnutrition risk, hyperglycemia]</w:t>
      </w:r>
    </w:p>
    <w:p w:rsidR="00000000" w:rsidDel="00000000" w:rsidP="00000000" w:rsidRDefault="00000000" w:rsidRPr="00000000" w14:paraId="000008C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ESTIMATED NEEDS:</w:t>
      </w:r>
      <w:r w:rsidDel="00000000" w:rsidR="00000000" w:rsidRPr="00000000">
        <w:rPr>
          <w:rtl w:val="0"/>
        </w:rPr>
      </w:r>
    </w:p>
    <w:p w:rsidR="00000000" w:rsidDel="00000000" w:rsidP="00000000" w:rsidRDefault="00000000" w:rsidRPr="00000000" w14:paraId="000008C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Calories: [x] kcal/day | Protein: [x] g/day | Fluid: [x] mL/day</w:t>
      </w:r>
    </w:p>
    <w:p w:rsidR="00000000" w:rsidDel="00000000" w:rsidP="00000000" w:rsidRDefault="00000000" w:rsidRPr="00000000" w14:paraId="000008C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RECOMMENDATIONS:</w:t>
      </w:r>
      <w:r w:rsidDel="00000000" w:rsidR="00000000" w:rsidRPr="00000000">
        <w:rPr>
          <w:rtl w:val="0"/>
        </w:rPr>
      </w:r>
    </w:p>
    <w:p w:rsidR="00000000" w:rsidDel="00000000" w:rsidP="00000000" w:rsidRDefault="00000000" w:rsidRPr="00000000" w14:paraId="000008C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[Diet modification]</w:t>
      </w:r>
    </w:p>
    <w:p w:rsidR="00000000" w:rsidDel="00000000" w:rsidP="00000000" w:rsidRDefault="00000000" w:rsidRPr="00000000" w14:paraId="000008C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[Supplements]</w:t>
      </w:r>
    </w:p>
    <w:p w:rsidR="00000000" w:rsidDel="00000000" w:rsidP="00000000" w:rsidRDefault="00000000" w:rsidRPr="00000000" w14:paraId="000008C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[Monitoring]</w:t>
      </w:r>
    </w:p>
    <w:p w:rsidR="00000000" w:rsidDel="00000000" w:rsidP="00000000" w:rsidRDefault="00000000" w:rsidRPr="00000000" w14:paraId="000008C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RD/RDN]</w:t>
      </w:r>
    </w:p>
    <w:p w:rsidR="00000000" w:rsidDel="00000000" w:rsidP="00000000" w:rsidRDefault="00000000" w:rsidRPr="00000000" w14:paraId="000008C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8CF">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D0">
      <w:pPr>
        <w:spacing w:line="240" w:lineRule="auto"/>
        <w:rPr>
          <w:rFonts w:ascii="Courier New" w:cs="Courier New" w:eastAsia="Courier New" w:hAnsi="Courier New"/>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heading=h.xn9rk2wmvn1c"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RESPIRATORY THERAPY NOTE</w:t>
      </w:r>
      <w:r w:rsidDel="00000000" w:rsidR="00000000" w:rsidRPr="00000000">
        <w:rPr>
          <w:sz w:val="52"/>
          <w:rtl w:val="0"/>
        </w:rPr>
      </w:r>
    </w:p>
    <w:p w:rsidR="00000000" w:rsidDel="00000000" w:rsidP="00000000" w:rsidRDefault="00000000" w:rsidRPr="00000000" w14:paraId="000008D3">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RESPIRATORY THERAPY NOTE</w:t>
      </w:r>
      <w:r w:rsidDel="00000000" w:rsidR="00000000" w:rsidRPr="00000000">
        <w:rPr>
          <w:rtl w:val="0"/>
        </w:rPr>
      </w:r>
    </w:p>
    <w:p w:rsidR="00000000" w:rsidDel="00000000" w:rsidP="00000000" w:rsidRDefault="00000000" w:rsidRPr="00000000" w14:paraId="000008D4">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Half page</w:t>
      </w:r>
      <w:r w:rsidDel="00000000" w:rsidR="00000000" w:rsidRPr="00000000">
        <w:rPr>
          <w:rtl w:val="0"/>
        </w:rPr>
      </w:r>
    </w:p>
    <w:p w:rsidR="00000000" w:rsidDel="00000000" w:rsidP="00000000" w:rsidRDefault="00000000" w:rsidRPr="00000000" w14:paraId="000008D5">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RESPIRATORY THERAPY NOTE</w:t>
      </w:r>
      <w:r w:rsidDel="00000000" w:rsidR="00000000" w:rsidRPr="00000000">
        <w:rPr>
          <w:rtl w:val="0"/>
        </w:rPr>
      </w:r>
    </w:p>
    <w:p w:rsidR="00000000" w:rsidDel="00000000" w:rsidP="00000000" w:rsidRDefault="00000000" w:rsidRPr="00000000" w14:paraId="000008D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8D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 | RT: [Name, Credentials]</w:t>
      </w:r>
    </w:p>
    <w:p w:rsidR="00000000" w:rsidDel="00000000" w:rsidP="00000000" w:rsidRDefault="00000000" w:rsidRPr="00000000" w14:paraId="000008D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D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TREATMENT:</w:t>
      </w:r>
      <w:r w:rsidDel="00000000" w:rsidR="00000000" w:rsidRPr="00000000">
        <w:rPr>
          <w:rtl w:val="0"/>
        </w:rPr>
      </w:r>
    </w:p>
    <w:p w:rsidR="00000000" w:rsidDel="00000000" w:rsidP="00000000" w:rsidRDefault="00000000" w:rsidRPr="00000000" w14:paraId="000008D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[Nebulizer / MDI education / O2 titration / Vent management / BiPAP-CPAP / Incentive spirometry / Airway clearance]</w:t>
      </w:r>
    </w:p>
    <w:p w:rsidR="00000000" w:rsidDel="00000000" w:rsidP="00000000" w:rsidRDefault="00000000" w:rsidRPr="00000000" w14:paraId="000008D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D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PRE-TREATMENT: SpO2 [x]% on [x] | RR [x] | Breath sounds: [findings]</w:t>
      </w:r>
      <w:r w:rsidDel="00000000" w:rsidR="00000000" w:rsidRPr="00000000">
        <w:rPr>
          <w:rtl w:val="0"/>
        </w:rPr>
      </w:r>
    </w:p>
    <w:p w:rsidR="00000000" w:rsidDel="00000000" w:rsidP="00000000" w:rsidRDefault="00000000" w:rsidRPr="00000000" w14:paraId="000008D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POST-TREATMENT: SpO2 [x]% on [x] | RR [x] | Breath sounds: [findings]</w:t>
      </w:r>
      <w:r w:rsidDel="00000000" w:rsidR="00000000" w:rsidRPr="00000000">
        <w:rPr>
          <w:rtl w:val="0"/>
        </w:rPr>
      </w:r>
    </w:p>
    <w:p w:rsidR="00000000" w:rsidDel="00000000" w:rsidP="00000000" w:rsidRDefault="00000000" w:rsidRPr="00000000" w14:paraId="000008D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D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RESPONSE: [Improved / No change / Worsened — specify]</w:t>
      </w:r>
      <w:r w:rsidDel="00000000" w:rsidR="00000000" w:rsidRPr="00000000">
        <w:rPr>
          <w:rtl w:val="0"/>
        </w:rPr>
      </w:r>
    </w:p>
    <w:p w:rsidR="00000000" w:rsidDel="00000000" w:rsidP="00000000" w:rsidRDefault="00000000" w:rsidRPr="00000000" w14:paraId="000008E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E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INHALER EDUCATION (if performed):</w:t>
      </w:r>
      <w:r w:rsidDel="00000000" w:rsidR="00000000" w:rsidRPr="00000000">
        <w:rPr>
          <w:rtl w:val="0"/>
        </w:rPr>
      </w:r>
    </w:p>
    <w:p w:rsidR="00000000" w:rsidDel="00000000" w:rsidP="00000000" w:rsidRDefault="00000000" w:rsidRPr="00000000" w14:paraId="000008E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[Device taught. Technique assessment. Spacer use. Return demonstration.]</w:t>
      </w:r>
    </w:p>
    <w:p w:rsidR="00000000" w:rsidDel="00000000" w:rsidP="00000000" w:rsidRDefault="00000000" w:rsidRPr="00000000" w14:paraId="000008E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E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RRT/CRT]</w:t>
      </w:r>
    </w:p>
    <w:p w:rsidR="00000000" w:rsidDel="00000000" w:rsidP="00000000" w:rsidRDefault="00000000" w:rsidRPr="00000000" w14:paraId="000008E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8E6">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E7">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8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fm1km0vstkkn"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WORK NOTE</w:t>
      </w:r>
      <w:r w:rsidDel="00000000" w:rsidR="00000000" w:rsidRPr="00000000">
        <w:rPr>
          <w:sz w:val="52"/>
          <w:rtl w:val="0"/>
        </w:rPr>
      </w:r>
    </w:p>
    <w:p w:rsidR="00000000" w:rsidDel="00000000" w:rsidP="00000000" w:rsidRDefault="00000000" w:rsidRPr="00000000" w14:paraId="000008E9">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SOCIAL WORK NOTE</w:t>
      </w:r>
      <w:r w:rsidDel="00000000" w:rsidR="00000000" w:rsidRPr="00000000">
        <w:rPr>
          <w:rtl w:val="0"/>
        </w:rPr>
      </w:r>
    </w:p>
    <w:p w:rsidR="00000000" w:rsidDel="00000000" w:rsidP="00000000" w:rsidRDefault="00000000" w:rsidRPr="00000000" w14:paraId="000008EA">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8EB">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SOCIAL WORK NOTE</w:t>
      </w:r>
      <w:r w:rsidDel="00000000" w:rsidR="00000000" w:rsidRPr="00000000">
        <w:rPr>
          <w:rtl w:val="0"/>
        </w:rPr>
      </w:r>
    </w:p>
    <w:p w:rsidR="00000000" w:rsidDel="00000000" w:rsidP="00000000" w:rsidRDefault="00000000" w:rsidRPr="00000000" w14:paraId="000008E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8E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SW: [Name, Credentials]</w:t>
      </w:r>
    </w:p>
    <w:p w:rsidR="00000000" w:rsidDel="00000000" w:rsidP="00000000" w:rsidRDefault="00000000" w:rsidRPr="00000000" w14:paraId="000008E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Reason for Referral: [1-line]</w:t>
      </w:r>
    </w:p>
    <w:p w:rsidR="00000000" w:rsidDel="00000000" w:rsidP="00000000" w:rsidRDefault="00000000" w:rsidRPr="00000000" w14:paraId="000008E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F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PSYCHOSOCIAL ASSESSMENT:</w:t>
      </w:r>
      <w:r w:rsidDel="00000000" w:rsidR="00000000" w:rsidRPr="00000000">
        <w:rPr>
          <w:rtl w:val="0"/>
        </w:rPr>
      </w:r>
    </w:p>
    <w:p w:rsidR="00000000" w:rsidDel="00000000" w:rsidP="00000000" w:rsidRDefault="00000000" w:rsidRPr="00000000" w14:paraId="000008F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Living situation: [Home alone / With family / Facility — details]</w:t>
      </w:r>
    </w:p>
    <w:p w:rsidR="00000000" w:rsidDel="00000000" w:rsidP="00000000" w:rsidRDefault="00000000" w:rsidRPr="00000000" w14:paraId="000008F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Support system: [Family, caregivers, community resources]</w:t>
      </w:r>
    </w:p>
    <w:p w:rsidR="00000000" w:rsidDel="00000000" w:rsidP="00000000" w:rsidRDefault="00000000" w:rsidRPr="00000000" w14:paraId="000008F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Financial / Insurance: [Coverage status, financial concerns]</w:t>
      </w:r>
    </w:p>
    <w:p w:rsidR="00000000" w:rsidDel="00000000" w:rsidP="00000000" w:rsidRDefault="00000000" w:rsidRPr="00000000" w14:paraId="000008F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Safety concerns: [DV, elder abuse, neglect, substance use — or none identified]</w:t>
      </w:r>
    </w:p>
    <w:p w:rsidR="00000000" w:rsidDel="00000000" w:rsidP="00000000" w:rsidRDefault="00000000" w:rsidRPr="00000000" w14:paraId="000008F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Coping / Emotional status: [Brief assessment]</w:t>
      </w:r>
    </w:p>
    <w:p w:rsidR="00000000" w:rsidDel="00000000" w:rsidP="00000000" w:rsidRDefault="00000000" w:rsidRPr="00000000" w14:paraId="000008F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Advance directives: [In place / Discussed / Declined]</w:t>
      </w:r>
    </w:p>
    <w:p w:rsidR="00000000" w:rsidDel="00000000" w:rsidP="00000000" w:rsidRDefault="00000000" w:rsidRPr="00000000" w14:paraId="000008F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F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BARRIERS TO DISCHARGE:</w:t>
      </w:r>
      <w:r w:rsidDel="00000000" w:rsidR="00000000" w:rsidRPr="00000000">
        <w:rPr>
          <w:rtl w:val="0"/>
        </w:rPr>
      </w:r>
    </w:p>
    <w:p w:rsidR="00000000" w:rsidDel="00000000" w:rsidP="00000000" w:rsidRDefault="00000000" w:rsidRPr="00000000" w14:paraId="000008F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[What is preventing or complicating safe discharge?]</w:t>
      </w:r>
      <w:r w:rsidDel="00000000" w:rsidR="00000000" w:rsidRPr="00000000">
        <w:rPr>
          <w:rtl w:val="0"/>
        </w:rPr>
      </w:r>
    </w:p>
    <w:p w:rsidR="00000000" w:rsidDel="00000000" w:rsidP="00000000" w:rsidRDefault="00000000" w:rsidRPr="00000000" w14:paraId="000008F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[Barriers identified — e.g., no caregiver, housing instability, equipment needs, insurance authorization]</w:t>
      </w:r>
    </w:p>
    <w:p w:rsidR="00000000" w:rsidDel="00000000" w:rsidP="00000000" w:rsidRDefault="00000000" w:rsidRPr="00000000" w14:paraId="000008F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F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INTERVENTIONS:</w:t>
      </w:r>
      <w:r w:rsidDel="00000000" w:rsidR="00000000" w:rsidRPr="00000000">
        <w:rPr>
          <w:rtl w:val="0"/>
        </w:rPr>
      </w:r>
    </w:p>
    <w:p w:rsidR="00000000" w:rsidDel="00000000" w:rsidP="00000000" w:rsidRDefault="00000000" w:rsidRPr="00000000" w14:paraId="000008F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[Resources provided, referrals placed, family meetings, agency contacts]</w:t>
      </w:r>
    </w:p>
    <w:p w:rsidR="00000000" w:rsidDel="00000000" w:rsidP="00000000" w:rsidRDefault="00000000" w:rsidRPr="00000000" w14:paraId="000008F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F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tl w:val="0"/>
        </w:rPr>
      </w:r>
    </w:p>
    <w:p w:rsidR="00000000" w:rsidDel="00000000" w:rsidP="00000000" w:rsidRDefault="00000000" w:rsidRPr="00000000" w14:paraId="0000090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[Ongoing needs, follow-up, coordination with case management]</w:t>
      </w:r>
    </w:p>
    <w:p w:rsidR="00000000" w:rsidDel="00000000" w:rsidP="00000000" w:rsidRDefault="00000000" w:rsidRPr="00000000" w14:paraId="0000090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0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LCSW/MSW]</w:t>
      </w:r>
    </w:p>
    <w:p w:rsidR="00000000" w:rsidDel="00000000" w:rsidP="00000000" w:rsidRDefault="00000000" w:rsidRPr="00000000" w14:paraId="0000090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904">
      <w:pPr>
        <w:pBdr>
          <w:bottom w:color="000000" w:space="4" w:sz="4" w:val="single"/>
        </w:pBdr>
        <w:spacing w:after="80" w:before="8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p9hkyayii2k1"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MANAGEMENT / DISCHARGE PLANNING NOTE</w:t>
      </w:r>
      <w:r w:rsidDel="00000000" w:rsidR="00000000" w:rsidRPr="00000000">
        <w:rPr>
          <w:sz w:val="52"/>
          <w:rtl w:val="0"/>
        </w:rPr>
      </w:r>
    </w:p>
    <w:p w:rsidR="00000000" w:rsidDel="00000000" w:rsidP="00000000" w:rsidRDefault="00000000" w:rsidRPr="00000000" w14:paraId="00000906">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CASE MANAGEMENT / DISCHARGE PLANNING NOTE</w:t>
      </w:r>
      <w:r w:rsidDel="00000000" w:rsidR="00000000" w:rsidRPr="00000000">
        <w:rPr>
          <w:rtl w:val="0"/>
        </w:rPr>
      </w:r>
    </w:p>
    <w:p w:rsidR="00000000" w:rsidDel="00000000" w:rsidP="00000000" w:rsidRDefault="00000000" w:rsidRPr="00000000" w14:paraId="00000907">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90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[Focused on disposition logistics: where is the patient going, what do they need to get there, what authorizations are required. No clinical decision-making. This is a supplementary noise file in our world design.]</w:t>
      </w:r>
      <w:r w:rsidDel="00000000" w:rsidR="00000000" w:rsidRPr="00000000">
        <w:rPr>
          <w:rtl w:val="0"/>
        </w:rPr>
      </w:r>
    </w:p>
    <w:p w:rsidR="00000000" w:rsidDel="00000000" w:rsidP="00000000" w:rsidRDefault="00000000" w:rsidRPr="00000000" w14:paraId="0000090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0A">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CASE MANAGEMENT NOTE</w:t>
      </w:r>
      <w:r w:rsidDel="00000000" w:rsidR="00000000" w:rsidRPr="00000000">
        <w:rPr>
          <w:rtl w:val="0"/>
        </w:rPr>
      </w:r>
    </w:p>
    <w:p w:rsidR="00000000" w:rsidDel="00000000" w:rsidP="00000000" w:rsidRDefault="00000000" w:rsidRPr="00000000" w14:paraId="0000090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90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CM: [Name, Credentials]</w:t>
      </w:r>
    </w:p>
    <w:p w:rsidR="00000000" w:rsidDel="00000000" w:rsidP="00000000" w:rsidRDefault="00000000" w:rsidRPr="00000000" w14:paraId="0000090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0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ADMISSION INFORMATION:</w:t>
      </w:r>
      <w:r w:rsidDel="00000000" w:rsidR="00000000" w:rsidRPr="00000000">
        <w:rPr>
          <w:rtl w:val="0"/>
        </w:rPr>
      </w:r>
    </w:p>
    <w:p w:rsidR="00000000" w:rsidDel="00000000" w:rsidP="00000000" w:rsidRDefault="00000000" w:rsidRPr="00000000" w14:paraId="0000090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Admit date: [date] | Expected LOS: [x] days | Insurance: [payer]</w:t>
      </w:r>
    </w:p>
    <w:p w:rsidR="00000000" w:rsidDel="00000000" w:rsidP="00000000" w:rsidRDefault="00000000" w:rsidRPr="00000000" w14:paraId="0000091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Prior authorization: [Obtained / Pending / N/A]</w:t>
      </w:r>
    </w:p>
    <w:p w:rsidR="00000000" w:rsidDel="00000000" w:rsidP="00000000" w:rsidRDefault="00000000" w:rsidRPr="00000000" w14:paraId="0000091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1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DISCHARGE DISPOSITION:</w:t>
      </w:r>
      <w:r w:rsidDel="00000000" w:rsidR="00000000" w:rsidRPr="00000000">
        <w:rPr>
          <w:rtl w:val="0"/>
        </w:rPr>
      </w:r>
    </w:p>
    <w:p w:rsidR="00000000" w:rsidDel="00000000" w:rsidP="00000000" w:rsidRDefault="00000000" w:rsidRPr="00000000" w14:paraId="0000091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[Home / Home with services / SNF / Rehab / LTACH / Hospice — specify facility if known]</w:t>
      </w:r>
    </w:p>
    <w:p w:rsidR="00000000" w:rsidDel="00000000" w:rsidP="00000000" w:rsidRDefault="00000000" w:rsidRPr="00000000" w14:paraId="0000091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1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DISCHARGE NEEDS:</w:t>
      </w:r>
      <w:r w:rsidDel="00000000" w:rsidR="00000000" w:rsidRPr="00000000">
        <w:rPr>
          <w:rtl w:val="0"/>
        </w:rPr>
      </w:r>
    </w:p>
    <w:p w:rsidR="00000000" w:rsidDel="00000000" w:rsidP="00000000" w:rsidRDefault="00000000" w:rsidRPr="00000000" w14:paraId="0000091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DME: [Hospital bed, O2, wheelchair, wound vac — or none]</w:t>
      </w:r>
    </w:p>
    <w:p w:rsidR="00000000" w:rsidDel="00000000" w:rsidP="00000000" w:rsidRDefault="00000000" w:rsidRPr="00000000" w14:paraId="0000091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Home health: [Nursing, PT, OT, wound care — or none]</w:t>
      </w:r>
    </w:p>
    <w:p w:rsidR="00000000" w:rsidDel="00000000" w:rsidP="00000000" w:rsidRDefault="00000000" w:rsidRPr="00000000" w14:paraId="0000091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Transportation: [Arranged / Needs coordination]</w:t>
      </w:r>
    </w:p>
    <w:p w:rsidR="00000000" w:rsidDel="00000000" w:rsidP="00000000" w:rsidRDefault="00000000" w:rsidRPr="00000000" w14:paraId="0000091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Follow-up appointments: [Scheduled / Pending]</w:t>
      </w:r>
    </w:p>
    <w:p w:rsidR="00000000" w:rsidDel="00000000" w:rsidP="00000000" w:rsidRDefault="00000000" w:rsidRPr="00000000" w14:paraId="0000091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Medications: [Prescriptions sent / Prior auth needed for [med]]</w:t>
      </w:r>
    </w:p>
    <w:p w:rsidR="00000000" w:rsidDel="00000000" w:rsidP="00000000" w:rsidRDefault="00000000" w:rsidRPr="00000000" w14:paraId="0000091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1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BARRIERS:</w:t>
      </w:r>
      <w:r w:rsidDel="00000000" w:rsidR="00000000" w:rsidRPr="00000000">
        <w:rPr>
          <w:rtl w:val="0"/>
        </w:rPr>
      </w:r>
    </w:p>
    <w:p w:rsidR="00000000" w:rsidDel="00000000" w:rsidP="00000000" w:rsidRDefault="00000000" w:rsidRPr="00000000" w14:paraId="0000091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[Insurance denial, placement delays, family availability, equipment delivery]</w:t>
      </w:r>
    </w:p>
    <w:p w:rsidR="00000000" w:rsidDel="00000000" w:rsidP="00000000" w:rsidRDefault="00000000" w:rsidRPr="00000000" w14:paraId="0000091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1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tl w:val="0"/>
        </w:rPr>
      </w:r>
    </w:p>
    <w:p w:rsidR="00000000" w:rsidDel="00000000" w:rsidP="00000000" w:rsidRDefault="00000000" w:rsidRPr="00000000" w14:paraId="0000092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[Action items, target discharge date, pending items]</w:t>
      </w:r>
    </w:p>
    <w:p w:rsidR="00000000" w:rsidDel="00000000" w:rsidP="00000000" w:rsidRDefault="00000000" w:rsidRPr="00000000" w14:paraId="0000092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2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RN-CM / MSW]</w:t>
      </w:r>
    </w:p>
    <w:p w:rsidR="00000000" w:rsidDel="00000000" w:rsidP="00000000" w:rsidRDefault="00000000" w:rsidRPr="00000000" w14:paraId="0000092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924">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25">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9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47zq11a3nqd2"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REHAB ADMISSION H&amp;P</w:t>
      </w:r>
      <w:r w:rsidDel="00000000" w:rsidR="00000000" w:rsidRPr="00000000">
        <w:rPr>
          <w:sz w:val="52"/>
          <w:rtl w:val="0"/>
        </w:rPr>
      </w:r>
    </w:p>
    <w:p w:rsidR="00000000" w:rsidDel="00000000" w:rsidP="00000000" w:rsidRDefault="00000000" w:rsidRPr="00000000" w14:paraId="00000927">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REHAB ADMISSION H&amp;P</w:t>
      </w:r>
      <w:r w:rsidDel="00000000" w:rsidR="00000000" w:rsidRPr="00000000">
        <w:rPr>
          <w:rtl w:val="0"/>
        </w:rPr>
      </w:r>
    </w:p>
    <w:p w:rsidR="00000000" w:rsidDel="00000000" w:rsidP="00000000" w:rsidRDefault="00000000" w:rsidRPr="00000000" w14:paraId="00000928">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1–2 pages</w:t>
      </w:r>
      <w:r w:rsidDel="00000000" w:rsidR="00000000" w:rsidRPr="00000000">
        <w:rPr>
          <w:rtl w:val="0"/>
        </w:rPr>
      </w:r>
    </w:p>
    <w:p w:rsidR="00000000" w:rsidDel="00000000" w:rsidP="00000000" w:rsidRDefault="00000000" w:rsidRPr="00000000" w14:paraId="0000092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[Written by the rehab physician (physiatrist) at admission to inpatient rehabilitation. Focused on functional status, rehab goals, and the plan to restore function — not a re-dictation of the acute care hospital course.]</w:t>
      </w:r>
      <w:r w:rsidDel="00000000" w:rsidR="00000000" w:rsidRPr="00000000">
        <w:rPr>
          <w:rtl w:val="0"/>
        </w:rPr>
      </w:r>
    </w:p>
    <w:p w:rsidR="00000000" w:rsidDel="00000000" w:rsidP="00000000" w:rsidRDefault="00000000" w:rsidRPr="00000000" w14:paraId="0000092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2B">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INPATIENT REHABILITATION — ADMISSION H&amp;P</w:t>
      </w:r>
      <w:r w:rsidDel="00000000" w:rsidR="00000000" w:rsidRPr="00000000">
        <w:rPr>
          <w:rtl w:val="0"/>
        </w:rPr>
      </w:r>
    </w:p>
    <w:p w:rsidR="00000000" w:rsidDel="00000000" w:rsidP="00000000" w:rsidRDefault="00000000" w:rsidRPr="00000000" w14:paraId="0000092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PM&amp;R | [Date]</w:t>
      </w:r>
    </w:p>
    <w:p w:rsidR="00000000" w:rsidDel="00000000" w:rsidP="00000000" w:rsidRDefault="00000000" w:rsidRPr="00000000" w14:paraId="0000092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92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2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ADMISSION DIAGNOSIS: [Rehab diagnosis — e.g., deconditioning s/p prolonged hospitalization]</w:t>
      </w:r>
      <w:r w:rsidDel="00000000" w:rsidR="00000000" w:rsidRPr="00000000">
        <w:rPr>
          <w:rtl w:val="0"/>
        </w:rPr>
      </w:r>
    </w:p>
    <w:p w:rsidR="00000000" w:rsidDel="00000000" w:rsidP="00000000" w:rsidRDefault="00000000" w:rsidRPr="00000000" w14:paraId="0000093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ACUTE CARE SUMMARY: [1-2 sentences — what happened, where, when discharged]</w:t>
      </w:r>
      <w:r w:rsidDel="00000000" w:rsidR="00000000" w:rsidRPr="00000000">
        <w:rPr>
          <w:rtl w:val="0"/>
        </w:rPr>
      </w:r>
    </w:p>
    <w:p w:rsidR="00000000" w:rsidDel="00000000" w:rsidP="00000000" w:rsidRDefault="00000000" w:rsidRPr="00000000" w14:paraId="0000093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3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PRE-MORBID FUNCTIONAL STATUS:</w:t>
      </w:r>
      <w:r w:rsidDel="00000000" w:rsidR="00000000" w:rsidRPr="00000000">
        <w:rPr>
          <w:rtl w:val="0"/>
        </w:rPr>
      </w:r>
    </w:p>
    <w:p w:rsidR="00000000" w:rsidDel="00000000" w:rsidP="00000000" w:rsidRDefault="00000000" w:rsidRPr="00000000" w14:paraId="0000093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[Baseline function before the acute illness — mobility, ADLs, living situation, work]</w:t>
      </w:r>
    </w:p>
    <w:p w:rsidR="00000000" w:rsidDel="00000000" w:rsidP="00000000" w:rsidRDefault="00000000" w:rsidRPr="00000000" w14:paraId="0000093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3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FUNCTIONAL STATUS:</w:t>
      </w:r>
      <w:r w:rsidDel="00000000" w:rsidR="00000000" w:rsidRPr="00000000">
        <w:rPr>
          <w:rtl w:val="0"/>
        </w:rPr>
      </w:r>
    </w:p>
    <w:p w:rsidR="00000000" w:rsidDel="00000000" w:rsidP="00000000" w:rsidRDefault="00000000" w:rsidRPr="00000000" w14:paraId="0000093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Mobility: [bed mobility, transfers, ambulation — level of assist]</w:t>
      </w:r>
    </w:p>
    <w:p w:rsidR="00000000" w:rsidDel="00000000" w:rsidP="00000000" w:rsidRDefault="00000000" w:rsidRPr="00000000" w14:paraId="0000093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ADLs: [eating, dressing, bathing, toileting — level of assist]</w:t>
      </w:r>
    </w:p>
    <w:p w:rsidR="00000000" w:rsidDel="00000000" w:rsidP="00000000" w:rsidRDefault="00000000" w:rsidRPr="00000000" w14:paraId="0000093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Cognition/Communication: [orientation, safety awareness, following commands]</w:t>
      </w:r>
    </w:p>
    <w:p w:rsidR="00000000" w:rsidDel="00000000" w:rsidP="00000000" w:rsidRDefault="00000000" w:rsidRPr="00000000" w14:paraId="0000093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Swallowing: [diet level, precautions]</w:t>
      </w:r>
    </w:p>
    <w:p w:rsidR="00000000" w:rsidDel="00000000" w:rsidP="00000000" w:rsidRDefault="00000000" w:rsidRPr="00000000" w14:paraId="0000093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3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MEDICAL ISSUES REQUIRING MANAGEMENT DURING REHAB:</w:t>
      </w:r>
      <w:r w:rsidDel="00000000" w:rsidR="00000000" w:rsidRPr="00000000">
        <w:rPr>
          <w:rtl w:val="0"/>
        </w:rPr>
      </w:r>
    </w:p>
    <w:p w:rsidR="00000000" w:rsidDel="00000000" w:rsidP="00000000" w:rsidRDefault="00000000" w:rsidRPr="00000000" w14:paraId="0000093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[Active medical problems, medications, monitoring needs, precautions]</w:t>
      </w:r>
    </w:p>
    <w:p w:rsidR="00000000" w:rsidDel="00000000" w:rsidP="00000000" w:rsidRDefault="00000000" w:rsidRPr="00000000" w14:paraId="0000093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3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REHAB GOALS:</w:t>
      </w:r>
      <w:r w:rsidDel="00000000" w:rsidR="00000000" w:rsidRPr="00000000">
        <w:rPr>
          <w:rtl w:val="0"/>
        </w:rPr>
      </w:r>
    </w:p>
    <w:p w:rsidR="00000000" w:rsidDel="00000000" w:rsidP="00000000" w:rsidRDefault="00000000" w:rsidRPr="00000000" w14:paraId="0000093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[Specific functional goals — e.g., independent transfers, ambulate 150 ft with walker, independent ADLs]</w:t>
      </w:r>
    </w:p>
    <w:p w:rsidR="00000000" w:rsidDel="00000000" w:rsidP="00000000" w:rsidRDefault="00000000" w:rsidRPr="00000000" w14:paraId="0000094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4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THERAPY ORDERS:</w:t>
      </w:r>
      <w:r w:rsidDel="00000000" w:rsidR="00000000" w:rsidRPr="00000000">
        <w:rPr>
          <w:rtl w:val="0"/>
        </w:rPr>
      </w:r>
    </w:p>
    <w:p w:rsidR="00000000" w:rsidDel="00000000" w:rsidP="00000000" w:rsidRDefault="00000000" w:rsidRPr="00000000" w14:paraId="0000094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PT: [x] sessions/day | OT: [x] sessions/day | Speech: [x] sessions/day</w:t>
      </w:r>
    </w:p>
    <w:p w:rsidR="00000000" w:rsidDel="00000000" w:rsidP="00000000" w:rsidRDefault="00000000" w:rsidRPr="00000000" w14:paraId="0000094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 therapy: [minimum 3 hours/day for IRF]</w:t>
      </w:r>
    </w:p>
    <w:p w:rsidR="00000000" w:rsidDel="00000000" w:rsidP="00000000" w:rsidRDefault="00000000" w:rsidRPr="00000000" w14:paraId="0000094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4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ESTIMATED LENGTH OF STAY: [x] days</w:t>
      </w:r>
      <w:r w:rsidDel="00000000" w:rsidR="00000000" w:rsidRPr="00000000">
        <w:rPr>
          <w:rtl w:val="0"/>
        </w:rPr>
      </w:r>
    </w:p>
    <w:p w:rsidR="00000000" w:rsidDel="00000000" w:rsidP="00000000" w:rsidRDefault="00000000" w:rsidRPr="00000000" w14:paraId="0000094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DISCHARGE PLAN: [Home / Home with services / Lower level of care]</w:t>
      </w:r>
      <w:r w:rsidDel="00000000" w:rsidR="00000000" w:rsidRPr="00000000">
        <w:rPr>
          <w:rtl w:val="0"/>
        </w:rPr>
      </w:r>
    </w:p>
    <w:p w:rsidR="00000000" w:rsidDel="00000000" w:rsidP="00000000" w:rsidRDefault="00000000" w:rsidRPr="00000000" w14:paraId="0000094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4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94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94A">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4B">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9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4q1ss58xv5w5"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SNF ADMISSION NOTE</w:t>
      </w:r>
      <w:r w:rsidDel="00000000" w:rsidR="00000000" w:rsidRPr="00000000">
        <w:rPr>
          <w:sz w:val="52"/>
          <w:rtl w:val="0"/>
        </w:rPr>
      </w:r>
    </w:p>
    <w:p w:rsidR="00000000" w:rsidDel="00000000" w:rsidP="00000000" w:rsidRDefault="00000000" w:rsidRPr="00000000" w14:paraId="0000094D">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SNF ADMISSION NOTE</w:t>
      </w:r>
      <w:r w:rsidDel="00000000" w:rsidR="00000000" w:rsidRPr="00000000">
        <w:rPr>
          <w:rtl w:val="0"/>
        </w:rPr>
      </w:r>
    </w:p>
    <w:p w:rsidR="00000000" w:rsidDel="00000000" w:rsidP="00000000" w:rsidRDefault="00000000" w:rsidRPr="00000000" w14:paraId="0000094E">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1–1.5 pages</w:t>
      </w:r>
      <w:r w:rsidDel="00000000" w:rsidR="00000000" w:rsidRPr="00000000">
        <w:rPr>
          <w:rtl w:val="0"/>
        </w:rPr>
      </w:r>
    </w:p>
    <w:p w:rsidR="00000000" w:rsidDel="00000000" w:rsidP="00000000" w:rsidRDefault="00000000" w:rsidRPr="00000000" w14:paraId="0000094F">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SKILLED NURSING FACILITY — ADMISSION NOTE</w:t>
      </w:r>
      <w:r w:rsidDel="00000000" w:rsidR="00000000" w:rsidRPr="00000000">
        <w:rPr>
          <w:rtl w:val="0"/>
        </w:rPr>
      </w:r>
    </w:p>
    <w:p w:rsidR="00000000" w:rsidDel="00000000" w:rsidP="00000000" w:rsidRDefault="00000000" w:rsidRPr="00000000" w14:paraId="0000095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[SNF Name] | [Date]</w:t>
      </w:r>
    </w:p>
    <w:p w:rsidR="00000000" w:rsidDel="00000000" w:rsidP="00000000" w:rsidRDefault="00000000" w:rsidRPr="00000000" w14:paraId="0000095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95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5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ADMISSION DIAGNOSIS: [Diagnosis requiring skilled care]</w:t>
      </w:r>
      <w:r w:rsidDel="00000000" w:rsidR="00000000" w:rsidRPr="00000000">
        <w:rPr>
          <w:rtl w:val="0"/>
        </w:rPr>
      </w:r>
    </w:p>
    <w:p w:rsidR="00000000" w:rsidDel="00000000" w:rsidP="00000000" w:rsidRDefault="00000000" w:rsidRPr="00000000" w14:paraId="0000095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ADMITTED FROM: [Hospital, discharge date]</w:t>
      </w:r>
      <w:r w:rsidDel="00000000" w:rsidR="00000000" w:rsidRPr="00000000">
        <w:rPr>
          <w:rtl w:val="0"/>
        </w:rPr>
      </w:r>
    </w:p>
    <w:p w:rsidR="00000000" w:rsidDel="00000000" w:rsidP="00000000" w:rsidRDefault="00000000" w:rsidRPr="00000000" w14:paraId="0000095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5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ACUTE CARE SUMMARY: [1-2 sentences]</w:t>
      </w:r>
      <w:r w:rsidDel="00000000" w:rsidR="00000000" w:rsidRPr="00000000">
        <w:rPr>
          <w:rtl w:val="0"/>
        </w:rPr>
      </w:r>
    </w:p>
    <w:p w:rsidR="00000000" w:rsidDel="00000000" w:rsidP="00000000" w:rsidRDefault="00000000" w:rsidRPr="00000000" w14:paraId="0000095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5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SKILLED NEEDS:</w:t>
      </w:r>
      <w:r w:rsidDel="00000000" w:rsidR="00000000" w:rsidRPr="00000000">
        <w:rPr>
          <w:rtl w:val="0"/>
        </w:rPr>
      </w:r>
    </w:p>
    <w:p w:rsidR="00000000" w:rsidDel="00000000" w:rsidP="00000000" w:rsidRDefault="00000000" w:rsidRPr="00000000" w14:paraId="0000095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[What skilled services justify SNF level of care — wound care, IV antibiotics, PT/OT, complex medication management.]</w:t>
      </w:r>
      <w:r w:rsidDel="00000000" w:rsidR="00000000" w:rsidRPr="00000000">
        <w:rPr>
          <w:rtl w:val="0"/>
        </w:rPr>
      </w:r>
    </w:p>
    <w:p w:rsidR="00000000" w:rsidDel="00000000" w:rsidP="00000000" w:rsidRDefault="00000000" w:rsidRPr="00000000" w14:paraId="0000095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[Skilled needs listed]</w:t>
      </w:r>
    </w:p>
    <w:p w:rsidR="00000000" w:rsidDel="00000000" w:rsidP="00000000" w:rsidRDefault="00000000" w:rsidRPr="00000000" w14:paraId="0000095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5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MEDICATIONS:</w:t>
      </w:r>
      <w:r w:rsidDel="00000000" w:rsidR="00000000" w:rsidRPr="00000000">
        <w:rPr>
          <w:rtl w:val="0"/>
        </w:rPr>
      </w:r>
    </w:p>
    <w:p w:rsidR="00000000" w:rsidDel="00000000" w:rsidP="00000000" w:rsidRDefault="00000000" w:rsidRPr="00000000" w14:paraId="0000095D">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[Full reconciled list from hospital discharge.]</w:t>
      </w:r>
      <w:r w:rsidDel="00000000" w:rsidR="00000000" w:rsidRPr="00000000">
        <w:rPr>
          <w:rtl w:val="0"/>
        </w:rPr>
      </w:r>
    </w:p>
    <w:p w:rsidR="00000000" w:rsidDel="00000000" w:rsidP="00000000" w:rsidRDefault="00000000" w:rsidRPr="00000000" w14:paraId="0000095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[Medication] [dose] [frequency]</w:t>
      </w:r>
    </w:p>
    <w:p w:rsidR="00000000" w:rsidDel="00000000" w:rsidP="00000000" w:rsidRDefault="00000000" w:rsidRPr="00000000" w14:paraId="0000095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6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6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FUNCTIONAL STATUS:</w:t>
      </w:r>
      <w:r w:rsidDel="00000000" w:rsidR="00000000" w:rsidRPr="00000000">
        <w:rPr>
          <w:rtl w:val="0"/>
        </w:rPr>
      </w:r>
    </w:p>
    <w:p w:rsidR="00000000" w:rsidDel="00000000" w:rsidP="00000000" w:rsidRDefault="00000000" w:rsidRPr="00000000" w14:paraId="0000096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[Mobility, ADLs, cognition, continence]</w:t>
      </w:r>
    </w:p>
    <w:p w:rsidR="00000000" w:rsidDel="00000000" w:rsidP="00000000" w:rsidRDefault="00000000" w:rsidRPr="00000000" w14:paraId="0000096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6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CODE STATUS: [Full code / DNR / DNR-DNI / POLST on file]</w:t>
      </w:r>
      <w:r w:rsidDel="00000000" w:rsidR="00000000" w:rsidRPr="00000000">
        <w:rPr>
          <w:rtl w:val="0"/>
        </w:rPr>
      </w:r>
    </w:p>
    <w:p w:rsidR="00000000" w:rsidDel="00000000" w:rsidP="00000000" w:rsidRDefault="00000000" w:rsidRPr="00000000" w14:paraId="0000096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6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tl w:val="0"/>
        </w:rPr>
      </w:r>
    </w:p>
    <w:p w:rsidR="00000000" w:rsidDel="00000000" w:rsidP="00000000" w:rsidRDefault="00000000" w:rsidRPr="00000000" w14:paraId="0000096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[Therapy schedule, medical management, monitoring, anticipated discharge disposition and timeframe]</w:t>
      </w:r>
    </w:p>
    <w:p w:rsidR="00000000" w:rsidDel="00000000" w:rsidP="00000000" w:rsidRDefault="00000000" w:rsidRPr="00000000" w14:paraId="0000096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6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MD/NP/PA]</w:t>
      </w:r>
    </w:p>
    <w:p w:rsidR="00000000" w:rsidDel="00000000" w:rsidP="00000000" w:rsidRDefault="00000000" w:rsidRPr="00000000" w14:paraId="0000096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96B">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6C">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9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cqsjhnl5mlli"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HEALTH CERTIFICATION / PLAN OF CARE</w:t>
      </w:r>
      <w:r w:rsidDel="00000000" w:rsidR="00000000" w:rsidRPr="00000000">
        <w:rPr>
          <w:sz w:val="52"/>
          <w:rtl w:val="0"/>
        </w:rPr>
      </w:r>
    </w:p>
    <w:p w:rsidR="00000000" w:rsidDel="00000000" w:rsidP="00000000" w:rsidRDefault="00000000" w:rsidRPr="00000000" w14:paraId="0000096E">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HOME HEALTH CERTIFICATION / PLAN OF CARE</w:t>
      </w:r>
      <w:r w:rsidDel="00000000" w:rsidR="00000000" w:rsidRPr="00000000">
        <w:rPr>
          <w:rtl w:val="0"/>
        </w:rPr>
      </w:r>
    </w:p>
    <w:p w:rsidR="00000000" w:rsidDel="00000000" w:rsidP="00000000" w:rsidRDefault="00000000" w:rsidRPr="00000000" w14:paraId="0000096F">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970">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HOME HEALTH CERTIFICATION</w:t>
      </w:r>
      <w:r w:rsidDel="00000000" w:rsidR="00000000" w:rsidRPr="00000000">
        <w:rPr>
          <w:rtl w:val="0"/>
        </w:rPr>
      </w:r>
    </w:p>
    <w:p w:rsidR="00000000" w:rsidDel="00000000" w:rsidP="00000000" w:rsidRDefault="00000000" w:rsidRPr="00000000" w14:paraId="0000097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97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Certifying Physician: [Name, Credentials]</w:t>
      </w:r>
    </w:p>
    <w:p w:rsidR="00000000" w:rsidDel="00000000" w:rsidP="00000000" w:rsidRDefault="00000000" w:rsidRPr="00000000" w14:paraId="0000097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Certification Period: [Start date] to [End date — typically 60 days]</w:t>
      </w:r>
    </w:p>
    <w:p w:rsidR="00000000" w:rsidDel="00000000" w:rsidP="00000000" w:rsidRDefault="00000000" w:rsidRPr="00000000" w14:paraId="0000097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Home Health Agency: [Agency name]</w:t>
      </w:r>
    </w:p>
    <w:p w:rsidR="00000000" w:rsidDel="00000000" w:rsidP="00000000" w:rsidRDefault="00000000" w:rsidRPr="00000000" w14:paraId="0000097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7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PRIMARY DIAGNOSIS: [ICD-10 code and description]</w:t>
      </w:r>
      <w:r w:rsidDel="00000000" w:rsidR="00000000" w:rsidRPr="00000000">
        <w:rPr>
          <w:rtl w:val="0"/>
        </w:rPr>
      </w:r>
    </w:p>
    <w:p w:rsidR="00000000" w:rsidDel="00000000" w:rsidP="00000000" w:rsidRDefault="00000000" w:rsidRPr="00000000" w14:paraId="0000097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SECONDARY DIAGNOSES: [List]</w:t>
      </w:r>
      <w:r w:rsidDel="00000000" w:rsidR="00000000" w:rsidRPr="00000000">
        <w:rPr>
          <w:rtl w:val="0"/>
        </w:rPr>
      </w:r>
    </w:p>
    <w:p w:rsidR="00000000" w:rsidDel="00000000" w:rsidP="00000000" w:rsidRDefault="00000000" w:rsidRPr="00000000" w14:paraId="0000097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7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HOMEBOUND STATUS:</w:t>
      </w:r>
      <w:r w:rsidDel="00000000" w:rsidR="00000000" w:rsidRPr="00000000">
        <w:rPr>
          <w:rtl w:val="0"/>
        </w:rPr>
      </w:r>
    </w:p>
    <w:p w:rsidR="00000000" w:rsidDel="00000000" w:rsidP="00000000" w:rsidRDefault="00000000" w:rsidRPr="00000000" w14:paraId="0000097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[Must document why leaving home requires considerable and taxing effort. Required for Medicare home health certification.]</w:t>
      </w:r>
      <w:r w:rsidDel="00000000" w:rsidR="00000000" w:rsidRPr="00000000">
        <w:rPr>
          <w:rtl w:val="0"/>
        </w:rPr>
      </w:r>
    </w:p>
    <w:p w:rsidR="00000000" w:rsidDel="00000000" w:rsidP="00000000" w:rsidRDefault="00000000" w:rsidRPr="00000000" w14:paraId="0000097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[Reason patient is homebound — e.g., requires assistive device + assistance of another person, SOB with minimal exertion, post-surgical restrictions]</w:t>
      </w:r>
    </w:p>
    <w:p w:rsidR="00000000" w:rsidDel="00000000" w:rsidP="00000000" w:rsidRDefault="00000000" w:rsidRPr="00000000" w14:paraId="0000097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7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SKILLED SERVICES ORDERED:</w:t>
      </w:r>
      <w:r w:rsidDel="00000000" w:rsidR="00000000" w:rsidRPr="00000000">
        <w:rPr>
          <w:rtl w:val="0"/>
        </w:rPr>
      </w:r>
    </w:p>
    <w:p w:rsidR="00000000" w:rsidDel="00000000" w:rsidP="00000000" w:rsidRDefault="00000000" w:rsidRPr="00000000" w14:paraId="0000097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SN: [Frequency — e.g., 3x/week x 2 weeks, then 2x/week x 2 weeks]</w:t>
      </w:r>
    </w:p>
    <w:p w:rsidR="00000000" w:rsidDel="00000000" w:rsidP="00000000" w:rsidRDefault="00000000" w:rsidRPr="00000000" w14:paraId="0000097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PT: [Frequency]</w:t>
      </w:r>
    </w:p>
    <w:p w:rsidR="00000000" w:rsidDel="00000000" w:rsidP="00000000" w:rsidRDefault="00000000" w:rsidRPr="00000000" w14:paraId="0000098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 [Frequency]</w:t>
      </w:r>
    </w:p>
    <w:p w:rsidR="00000000" w:rsidDel="00000000" w:rsidP="00000000" w:rsidRDefault="00000000" w:rsidRPr="00000000" w14:paraId="0000098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SLP: [Frequency]</w:t>
      </w:r>
    </w:p>
    <w:p w:rsidR="00000000" w:rsidDel="00000000" w:rsidP="00000000" w:rsidRDefault="00000000" w:rsidRPr="00000000" w14:paraId="0000098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MSW: [Frequency]</w:t>
      </w:r>
    </w:p>
    <w:p w:rsidR="00000000" w:rsidDel="00000000" w:rsidP="00000000" w:rsidRDefault="00000000" w:rsidRPr="00000000" w14:paraId="0000098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HHA: [Frequency]</w:t>
      </w:r>
    </w:p>
    <w:p w:rsidR="00000000" w:rsidDel="00000000" w:rsidP="00000000" w:rsidRDefault="00000000" w:rsidRPr="00000000" w14:paraId="0000098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8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ORDERS:</w:t>
      </w:r>
      <w:r w:rsidDel="00000000" w:rsidR="00000000" w:rsidRPr="00000000">
        <w:rPr>
          <w:rtl w:val="0"/>
        </w:rPr>
      </w:r>
    </w:p>
    <w:p w:rsidR="00000000" w:rsidDel="00000000" w:rsidP="00000000" w:rsidRDefault="00000000" w:rsidRPr="00000000" w14:paraId="0000098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[Specific nursing orders — wound care, IV meds, teaching, monitoring]</w:t>
      </w:r>
    </w:p>
    <w:p w:rsidR="00000000" w:rsidDel="00000000" w:rsidP="00000000" w:rsidRDefault="00000000" w:rsidRPr="00000000" w14:paraId="0000098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[Therapy goals]</w:t>
      </w:r>
    </w:p>
    <w:p w:rsidR="00000000" w:rsidDel="00000000" w:rsidP="00000000" w:rsidRDefault="00000000" w:rsidRPr="00000000" w14:paraId="0000098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[DME in home]</w:t>
      </w:r>
    </w:p>
    <w:p w:rsidR="00000000" w:rsidDel="00000000" w:rsidP="00000000" w:rsidRDefault="00000000" w:rsidRPr="00000000" w14:paraId="0000098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8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MEDICATIONS: [Full list or 'See discharge medication list']</w:t>
      </w:r>
      <w:r w:rsidDel="00000000" w:rsidR="00000000" w:rsidRPr="00000000">
        <w:rPr>
          <w:rtl w:val="0"/>
        </w:rPr>
      </w:r>
    </w:p>
    <w:p w:rsidR="00000000" w:rsidDel="00000000" w:rsidP="00000000" w:rsidRDefault="00000000" w:rsidRPr="00000000" w14:paraId="0000098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8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[Certifying Physician, MD]</w:t>
      </w:r>
    </w:p>
    <w:p w:rsidR="00000000" w:rsidDel="00000000" w:rsidP="00000000" w:rsidRDefault="00000000" w:rsidRPr="00000000" w14:paraId="0000098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w:t>
      </w:r>
    </w:p>
    <w:p w:rsidR="00000000" w:rsidDel="00000000" w:rsidP="00000000" w:rsidRDefault="00000000" w:rsidRPr="00000000" w14:paraId="0000098E">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8F">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9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qpqlh0pujyob"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PATIENT INTAKE FOR</w:t>
      </w:r>
      <w:sdt>
        <w:sdtPr>
          <w:id w:val="-6372465"/>
          <w:tag w:val="goog_rdk_0"/>
        </w:sdtPr>
        <w:sdtContent>
          <w:ins w:author="[EXP] Mahmoud Abuhamda" w:id="0" w:date="2026-06-02T16:21:50Z">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w:t>
            </w:r>
          </w:ins>
        </w:sdtContent>
      </w:sdt>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w:t>
      </w:r>
      <w:r w:rsidDel="00000000" w:rsidR="00000000" w:rsidRPr="00000000">
        <w:rPr>
          <w:sz w:val="52"/>
          <w:rtl w:val="0"/>
        </w:rPr>
      </w:r>
    </w:p>
    <w:p w:rsidR="00000000" w:rsidDel="00000000" w:rsidP="00000000" w:rsidRDefault="00000000" w:rsidRPr="00000000" w14:paraId="00000991">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[CLINIC NAME] — PATIENT INTAKE FORM</w:t>
      </w:r>
      <w:r w:rsidDel="00000000" w:rsidR="00000000" w:rsidRPr="00000000">
        <w:rPr>
          <w:rtl w:val="0"/>
        </w:rPr>
      </w:r>
    </w:p>
    <w:p w:rsidR="00000000" w:rsidDel="00000000" w:rsidP="00000000" w:rsidRDefault="00000000" w:rsidRPr="00000000" w14:paraId="0000099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PATIENT INFORMATION:</w:t>
      </w:r>
      <w:r w:rsidDel="00000000" w:rsidR="00000000" w:rsidRPr="00000000">
        <w:rPr>
          <w:rtl w:val="0"/>
        </w:rPr>
      </w:r>
    </w:p>
    <w:p w:rsidR="00000000" w:rsidDel="00000000" w:rsidP="00000000" w:rsidRDefault="00000000" w:rsidRPr="00000000" w14:paraId="0000099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 [Last, First MI.]</w:t>
      </w:r>
    </w:p>
    <w:p w:rsidR="00000000" w:rsidDel="00000000" w:rsidP="00000000" w:rsidRDefault="00000000" w:rsidRPr="00000000" w14:paraId="0000099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of Birth: [MM/DD/YYYY] | Age: [x] | Sex: [M/F]</w:t>
      </w:r>
    </w:p>
    <w:p w:rsidR="00000000" w:rsidDel="00000000" w:rsidP="00000000" w:rsidRDefault="00000000" w:rsidRPr="00000000" w14:paraId="0000099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Address: [Street, City, State, ZIP]</w:t>
      </w:r>
    </w:p>
    <w:p w:rsidR="00000000" w:rsidDel="00000000" w:rsidP="00000000" w:rsidRDefault="00000000" w:rsidRPr="00000000" w14:paraId="0000099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Phone: [Number]</w:t>
      </w:r>
    </w:p>
    <w:p w:rsidR="00000000" w:rsidDel="00000000" w:rsidP="00000000" w:rsidRDefault="00000000" w:rsidRPr="00000000" w14:paraId="0000099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Emergency Contact: [Name] — [Relationship] — [Phone]</w:t>
      </w:r>
    </w:p>
    <w:p w:rsidR="00000000" w:rsidDel="00000000" w:rsidP="00000000" w:rsidRDefault="00000000" w:rsidRPr="00000000" w14:paraId="00000999">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A">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INSURANCE:</w:t>
      </w:r>
      <w:r w:rsidDel="00000000" w:rsidR="00000000" w:rsidRPr="00000000">
        <w:rPr>
          <w:rtl w:val="0"/>
        </w:rPr>
      </w:r>
    </w:p>
    <w:p w:rsidR="00000000" w:rsidDel="00000000" w:rsidP="00000000" w:rsidRDefault="00000000" w:rsidRPr="00000000" w14:paraId="0000099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Primary: [Carrier / Plan] | ID: [Number]</w:t>
      </w:r>
    </w:p>
    <w:p w:rsidR="00000000" w:rsidDel="00000000" w:rsidP="00000000" w:rsidRDefault="00000000" w:rsidRPr="00000000" w14:paraId="0000099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Secondary: [If applicable]</w:t>
      </w:r>
    </w:p>
    <w:p w:rsidR="00000000" w:rsidDel="00000000" w:rsidP="00000000" w:rsidRDefault="00000000" w:rsidRPr="00000000" w14:paraId="0000099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REASON FOR VISIT:</w:t>
      </w:r>
      <w:r w:rsidDel="00000000" w:rsidR="00000000" w:rsidRPr="00000000">
        <w:rPr>
          <w:rtl w:val="0"/>
        </w:rPr>
      </w:r>
    </w:p>
    <w:p w:rsidR="00000000" w:rsidDel="00000000" w:rsidP="00000000" w:rsidRDefault="00000000" w:rsidRPr="00000000" w14:paraId="0000099F">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[Written by the patient or transcribed by front desk. Often vague, non-medical language. This is realistic.]</w:t>
      </w:r>
      <w:r w:rsidDel="00000000" w:rsidR="00000000" w:rsidRPr="00000000">
        <w:rPr>
          <w:rtl w:val="0"/>
        </w:rPr>
      </w:r>
    </w:p>
    <w:p w:rsidR="00000000" w:rsidDel="00000000" w:rsidP="00000000" w:rsidRDefault="00000000" w:rsidRPr="00000000" w14:paraId="000009A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[Patient's words — e.g., 'leg pain and fever,' 'hurt my shoulder at work,' 'rash on arm getting worse']</w:t>
      </w:r>
    </w:p>
    <w:p w:rsidR="00000000" w:rsidDel="00000000" w:rsidP="00000000" w:rsidRDefault="00000000" w:rsidRPr="00000000" w14:paraId="000009A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A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WHEN DID THIS START? [Patient's answer]</w:t>
      </w:r>
      <w:r w:rsidDel="00000000" w:rsidR="00000000" w:rsidRPr="00000000">
        <w:rPr>
          <w:rtl w:val="0"/>
        </w:rPr>
      </w:r>
    </w:p>
    <w:p w:rsidR="00000000" w:rsidDel="00000000" w:rsidP="00000000" w:rsidRDefault="00000000" w:rsidRPr="00000000" w14:paraId="000009A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HOW DID IT HAPPEN? [Patient's answer or 'N/A']</w:t>
      </w:r>
      <w:r w:rsidDel="00000000" w:rsidR="00000000" w:rsidRPr="00000000">
        <w:rPr>
          <w:rtl w:val="0"/>
        </w:rPr>
      </w:r>
    </w:p>
    <w:p w:rsidR="00000000" w:rsidDel="00000000" w:rsidP="00000000" w:rsidRDefault="00000000" w:rsidRPr="00000000" w14:paraId="000009A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A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ALLERGIES:</w:t>
      </w:r>
      <w:r w:rsidDel="00000000" w:rsidR="00000000" w:rsidRPr="00000000">
        <w:rPr>
          <w:rtl w:val="0"/>
        </w:rPr>
      </w:r>
    </w:p>
    <w:p w:rsidR="00000000" w:rsidDel="00000000" w:rsidP="00000000" w:rsidRDefault="00000000" w:rsidRPr="00000000" w14:paraId="000009A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[Drug — reaction] or 'None' or 'Don't know'</w:t>
      </w:r>
    </w:p>
    <w:p w:rsidR="00000000" w:rsidDel="00000000" w:rsidP="00000000" w:rsidRDefault="00000000" w:rsidRPr="00000000" w14:paraId="000009A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A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MEDICATIONS:</w:t>
      </w:r>
      <w:r w:rsidDel="00000000" w:rsidR="00000000" w:rsidRPr="00000000">
        <w:rPr>
          <w:rtl w:val="0"/>
        </w:rPr>
      </w:r>
    </w:p>
    <w:p w:rsidR="00000000" w:rsidDel="00000000" w:rsidP="00000000" w:rsidRDefault="00000000" w:rsidRPr="00000000" w14:paraId="000009A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[Patient-reported. May be incomplete, may list old medications, may use brand/generic interchangeably, may include OTC and supplements. The source is the patient or a family member — not pharmacy records. Document the source.]</w:t>
      </w:r>
      <w:r w:rsidDel="00000000" w:rsidR="00000000" w:rsidRPr="00000000">
        <w:rPr>
          <w:rtl w:val="0"/>
        </w:rPr>
      </w:r>
    </w:p>
    <w:p w:rsidR="00000000" w:rsidDel="00000000" w:rsidP="00000000" w:rsidRDefault="00000000" w:rsidRPr="00000000" w14:paraId="000009A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 [Patient verbal / Family member / Medication list brought in / Discharge paperwork / Pill bottles / 'I don't remember']</w:t>
      </w:r>
    </w:p>
    <w:p w:rsidR="00000000" w:rsidDel="00000000" w:rsidP="00000000" w:rsidRDefault="00000000" w:rsidRPr="00000000" w14:paraId="000009A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A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[Medication] [dose if known] [frequency if known]</w:t>
      </w:r>
    </w:p>
    <w:p w:rsidR="00000000" w:rsidDel="00000000" w:rsidP="00000000" w:rsidRDefault="00000000" w:rsidRPr="00000000" w14:paraId="000009A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[Medication] [dose if known]</w:t>
      </w:r>
    </w:p>
    <w:p w:rsidR="00000000" w:rsidDel="00000000" w:rsidP="00000000" w:rsidRDefault="00000000" w:rsidRPr="00000000" w14:paraId="000009A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[Medication] ['not sure of the dose']</w:t>
      </w:r>
    </w:p>
    <w:p w:rsidR="00000000" w:rsidDel="00000000" w:rsidP="00000000" w:rsidRDefault="00000000" w:rsidRPr="00000000" w14:paraId="000009A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B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B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PAST MEDICAL HISTORY:</w:t>
      </w:r>
      <w:r w:rsidDel="00000000" w:rsidR="00000000" w:rsidRPr="00000000">
        <w:rPr>
          <w:rtl w:val="0"/>
        </w:rPr>
      </w:r>
    </w:p>
    <w:p w:rsidR="00000000" w:rsidDel="00000000" w:rsidP="00000000" w:rsidRDefault="00000000" w:rsidRPr="00000000" w14:paraId="000009B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[Check-box style or patient-written. Often incomplete. Patient may not list conditions they consider 'resolved' or may not know their full history.]</w:t>
      </w:r>
      <w:r w:rsidDel="00000000" w:rsidR="00000000" w:rsidRPr="00000000">
        <w:rPr>
          <w:rtl w:val="0"/>
        </w:rPr>
      </w:r>
    </w:p>
    <w:p w:rsidR="00000000" w:rsidDel="00000000" w:rsidP="00000000" w:rsidRDefault="00000000" w:rsidRPr="00000000" w14:paraId="000009B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[List of conditions patient endorses — e.g., 'diabetes, high blood pressure, heart problems']</w:t>
      </w:r>
    </w:p>
    <w:p w:rsidR="00000000" w:rsidDel="00000000" w:rsidP="00000000" w:rsidRDefault="00000000" w:rsidRPr="00000000" w14:paraId="000009B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 'Was in the hospital recently for ___']</w:t>
      </w:r>
    </w:p>
    <w:p w:rsidR="00000000" w:rsidDel="00000000" w:rsidP="00000000" w:rsidRDefault="00000000" w:rsidRPr="00000000" w14:paraId="000009B5">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B6">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PAST SURGICAL HISTORY:</w:t>
      </w:r>
      <w:r w:rsidDel="00000000" w:rsidR="00000000" w:rsidRPr="00000000">
        <w:rPr>
          <w:rtl w:val="0"/>
        </w:rPr>
      </w:r>
    </w:p>
    <w:p w:rsidR="00000000" w:rsidDel="00000000" w:rsidP="00000000" w:rsidRDefault="00000000" w:rsidRPr="00000000" w14:paraId="000009B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[Surgeries patient recalls]</w:t>
      </w:r>
    </w:p>
    <w:p w:rsidR="00000000" w:rsidDel="00000000" w:rsidP="00000000" w:rsidRDefault="00000000" w:rsidRPr="00000000" w14:paraId="000009B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B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PRIMARY CARE PROVIDER: [Name / Practice / 'I don't have one' / 'Don't remember']</w:t>
      </w:r>
      <w:r w:rsidDel="00000000" w:rsidR="00000000" w:rsidRPr="00000000">
        <w:rPr>
          <w:rtl w:val="0"/>
        </w:rPr>
      </w:r>
    </w:p>
    <w:p w:rsidR="00000000" w:rsidDel="00000000" w:rsidP="00000000" w:rsidRDefault="00000000" w:rsidRPr="00000000" w14:paraId="000009B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B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RECENT HOSPITALIZATION:</w:t>
      </w:r>
      <w:r w:rsidDel="00000000" w:rsidR="00000000" w:rsidRPr="00000000">
        <w:rPr>
          <w:rtl w:val="0"/>
        </w:rPr>
      </w:r>
    </w:p>
    <w:p w:rsidR="00000000" w:rsidDel="00000000" w:rsidP="00000000" w:rsidRDefault="00000000" w:rsidRPr="00000000" w14:paraId="000009BC">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[This field is critical for post-discharge encounters. A 'yes' here should trigger the provider to look for discharge records. In our Task 4 world, the family member reports the recent hospitalization.]</w:t>
      </w:r>
      <w:r w:rsidDel="00000000" w:rsidR="00000000" w:rsidRPr="00000000">
        <w:rPr>
          <w:rtl w:val="0"/>
        </w:rPr>
      </w:r>
    </w:p>
    <w:p w:rsidR="00000000" w:rsidDel="00000000" w:rsidP="00000000" w:rsidRDefault="00000000" w:rsidRPr="00000000" w14:paraId="000009B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Hospitalized in the past 90 days? [Yes / No]</w:t>
      </w:r>
    </w:p>
    <w:p w:rsidR="00000000" w:rsidDel="00000000" w:rsidP="00000000" w:rsidRDefault="00000000" w:rsidRPr="00000000" w14:paraId="000009B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yes: Where? [Hospital name or 'not sure']</w:t>
      </w:r>
    </w:p>
    <w:p w:rsidR="00000000" w:rsidDel="00000000" w:rsidP="00000000" w:rsidRDefault="00000000" w:rsidRPr="00000000" w14:paraId="000009B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When? [Date or 'about x weeks ago']</w:t>
      </w:r>
    </w:p>
    <w:p w:rsidR="00000000" w:rsidDel="00000000" w:rsidP="00000000" w:rsidRDefault="00000000" w:rsidRPr="00000000" w14:paraId="000009C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what? [Patient/family description]</w:t>
      </w:r>
    </w:p>
    <w:p w:rsidR="00000000" w:rsidDel="00000000" w:rsidP="00000000" w:rsidRDefault="00000000" w:rsidRPr="00000000" w14:paraId="000009C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C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VITALS (completed by staff):</w:t>
      </w:r>
      <w:r w:rsidDel="00000000" w:rsidR="00000000" w:rsidRPr="00000000">
        <w:rPr>
          <w:rtl w:val="0"/>
        </w:rPr>
      </w:r>
    </w:p>
    <w:p w:rsidR="00000000" w:rsidDel="00000000" w:rsidP="00000000" w:rsidRDefault="00000000" w:rsidRPr="00000000" w14:paraId="000009C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HR [x] | BP [x/x] | RR [x] | Temp [x]°F | SpO2 [x]% on RA | Wt [x] kg</w:t>
      </w:r>
    </w:p>
    <w:p w:rsidR="00000000" w:rsidDel="00000000" w:rsidP="00000000" w:rsidRDefault="00000000" w:rsidRPr="00000000" w14:paraId="000009C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C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Form completed by: [Patient / Family member (name, relationship) / Front desk (name)]</w:t>
      </w:r>
    </w:p>
    <w:p w:rsidR="00000000" w:rsidDel="00000000" w:rsidP="00000000" w:rsidRDefault="00000000" w:rsidRPr="00000000" w14:paraId="000009C6">
      <w:pPr>
        <w:spacing w:after="4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9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gkcatrq4oh72" w:id="73"/>
      <w:bookmarkEnd w:id="73"/>
      <w:r w:rsidDel="00000000" w:rsidR="00000000" w:rsidRPr="00000000">
        <w:rPr>
          <w:sz w:val="52"/>
          <w:rtl w:val="0"/>
        </w:rPr>
        <w:t xml:space="preserve">💻</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Healthcare Admin</w:t>
      </w:r>
      <w:r w:rsidDel="00000000" w:rsidR="00000000" w:rsidRPr="00000000">
        <w:rPr>
          <w:sz w:val="52"/>
          <w:rtl w:val="0"/>
        </w:rPr>
      </w:r>
    </w:p>
    <w:p w:rsidR="00000000" w:rsidDel="00000000" w:rsidP="00000000" w:rsidRDefault="00000000" w:rsidRPr="00000000" w14:paraId="000009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efn0dpuox3p"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DISABILITY / FMLA CERTIFICATION</w:t>
      </w:r>
      <w:r w:rsidDel="00000000" w:rsidR="00000000" w:rsidRPr="00000000">
        <w:rPr>
          <w:sz w:val="52"/>
          <w:rtl w:val="0"/>
        </w:rPr>
      </w:r>
    </w:p>
    <w:p w:rsidR="00000000" w:rsidDel="00000000" w:rsidP="00000000" w:rsidRDefault="00000000" w:rsidRPr="00000000" w14:paraId="000009CA">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DISABILITY / FMLA CERTIFICATION</w:t>
      </w:r>
      <w:r w:rsidDel="00000000" w:rsidR="00000000" w:rsidRPr="00000000">
        <w:rPr>
          <w:rtl w:val="0"/>
        </w:rPr>
      </w:r>
    </w:p>
    <w:p w:rsidR="00000000" w:rsidDel="00000000" w:rsidP="00000000" w:rsidRDefault="00000000" w:rsidRPr="00000000" w14:paraId="000009CB">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9CC">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[Physician's supporting documentation for FMLA (DOL Form WH-380-E/F) or short-term disability. Not the form itself — this is the clinical note supporting the certification.]</w:t>
      </w:r>
      <w:r w:rsidDel="00000000" w:rsidR="00000000" w:rsidRPr="00000000">
        <w:rPr>
          <w:rtl w:val="0"/>
        </w:rPr>
      </w:r>
    </w:p>
    <w:p w:rsidR="00000000" w:rsidDel="00000000" w:rsidP="00000000" w:rsidRDefault="00000000" w:rsidRPr="00000000" w14:paraId="000009C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CE">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MEDICAL CERTIFICATION — [FMLA / DISABILITY]</w:t>
      </w:r>
      <w:r w:rsidDel="00000000" w:rsidR="00000000" w:rsidRPr="00000000">
        <w:rPr>
          <w:rtl w:val="0"/>
        </w:rPr>
      </w:r>
    </w:p>
    <w:p w:rsidR="00000000" w:rsidDel="00000000" w:rsidP="00000000" w:rsidRDefault="00000000" w:rsidRPr="00000000" w14:paraId="000009C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9D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Provider: [Name, Credentials]</w:t>
      </w:r>
    </w:p>
    <w:p w:rsidR="00000000" w:rsidDel="00000000" w:rsidP="00000000" w:rsidRDefault="00000000" w:rsidRPr="00000000" w14:paraId="000009D1">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D2">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CONDITION: [Diagnosis requiring leave]</w:t>
      </w:r>
      <w:r w:rsidDel="00000000" w:rsidR="00000000" w:rsidRPr="00000000">
        <w:rPr>
          <w:rtl w:val="0"/>
        </w:rPr>
      </w:r>
    </w:p>
    <w:p w:rsidR="00000000" w:rsidDel="00000000" w:rsidP="00000000" w:rsidRDefault="00000000" w:rsidRPr="00000000" w14:paraId="000009D3">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DATE OF ONSET / SURGERY / HOSPITALIZATION: [Date]</w:t>
      </w:r>
      <w:r w:rsidDel="00000000" w:rsidR="00000000" w:rsidRPr="00000000">
        <w:rPr>
          <w:rtl w:val="0"/>
        </w:rPr>
      </w:r>
    </w:p>
    <w:p w:rsidR="00000000" w:rsidDel="00000000" w:rsidP="00000000" w:rsidRDefault="00000000" w:rsidRPr="00000000" w14:paraId="000009D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D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CLINICAL SUMMARY:</w:t>
      </w:r>
      <w:r w:rsidDel="00000000" w:rsidR="00000000" w:rsidRPr="00000000">
        <w:rPr>
          <w:rtl w:val="0"/>
        </w:rPr>
      </w:r>
    </w:p>
    <w:p w:rsidR="00000000" w:rsidDel="00000000" w:rsidP="00000000" w:rsidRDefault="00000000" w:rsidRPr="00000000" w14:paraId="000009D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[Brief description of the condition, treatment, and current status]</w:t>
      </w:r>
    </w:p>
    <w:p w:rsidR="00000000" w:rsidDel="00000000" w:rsidP="00000000" w:rsidRDefault="00000000" w:rsidRPr="00000000" w14:paraId="000009D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D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FUNCTIONAL LIMITATIONS:</w:t>
      </w:r>
      <w:r w:rsidDel="00000000" w:rsidR="00000000" w:rsidRPr="00000000">
        <w:rPr>
          <w:rtl w:val="0"/>
        </w:rPr>
      </w:r>
    </w:p>
    <w:p w:rsidR="00000000" w:rsidDel="00000000" w:rsidP="00000000" w:rsidRDefault="00000000" w:rsidRPr="00000000" w14:paraId="000009D9">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[What the patient cannot do. Be specific — lifting restrictions, standing/walking tolerance, cognitive limitations, need for ongoing treatment.]</w:t>
      </w:r>
      <w:r w:rsidDel="00000000" w:rsidR="00000000" w:rsidRPr="00000000">
        <w:rPr>
          <w:rtl w:val="0"/>
        </w:rPr>
      </w:r>
    </w:p>
    <w:p w:rsidR="00000000" w:rsidDel="00000000" w:rsidP="00000000" w:rsidRDefault="00000000" w:rsidRPr="00000000" w14:paraId="000009D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[Specific functional limitations relevant to the patient's job duties]</w:t>
      </w:r>
    </w:p>
    <w:p w:rsidR="00000000" w:rsidDel="00000000" w:rsidP="00000000" w:rsidRDefault="00000000" w:rsidRPr="00000000" w14:paraId="000009D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DC">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TREATMENT PLAN:</w:t>
      </w:r>
      <w:r w:rsidDel="00000000" w:rsidR="00000000" w:rsidRPr="00000000">
        <w:rPr>
          <w:rtl w:val="0"/>
        </w:rPr>
      </w:r>
    </w:p>
    <w:p w:rsidR="00000000" w:rsidDel="00000000" w:rsidP="00000000" w:rsidRDefault="00000000" w:rsidRPr="00000000" w14:paraId="000009D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[Ongoing treatment, therapy, medications, follow-up schedule]</w:t>
      </w:r>
    </w:p>
    <w:p w:rsidR="00000000" w:rsidDel="00000000" w:rsidP="00000000" w:rsidRDefault="00000000" w:rsidRPr="00000000" w14:paraId="000009DE">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DF">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EXPECTED DURATION OF INCAPACITY:</w:t>
      </w:r>
      <w:r w:rsidDel="00000000" w:rsidR="00000000" w:rsidRPr="00000000">
        <w:rPr>
          <w:rtl w:val="0"/>
        </w:rPr>
      </w:r>
    </w:p>
    <w:p w:rsidR="00000000" w:rsidDel="00000000" w:rsidP="00000000" w:rsidRDefault="00000000" w:rsidRPr="00000000" w14:paraId="000009E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[Continuous leave: estimated return date]</w:t>
      </w:r>
    </w:p>
    <w:p w:rsidR="00000000" w:rsidDel="00000000" w:rsidP="00000000" w:rsidRDefault="00000000" w:rsidRPr="00000000" w14:paraId="000009E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[Intermittent leave: frequency and duration of episodes]</w:t>
      </w:r>
    </w:p>
    <w:p w:rsidR="00000000" w:rsidDel="00000000" w:rsidP="00000000" w:rsidRDefault="00000000" w:rsidRPr="00000000" w14:paraId="000009E2">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9E4">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w:t>
      </w:r>
    </w:p>
    <w:p w:rsidR="00000000" w:rsidDel="00000000" w:rsidP="00000000" w:rsidRDefault="00000000" w:rsidRPr="00000000" w14:paraId="000009E5">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6">
      <w:pPr>
        <w:spacing w:line="240" w:lineRule="auto"/>
        <w:rPr>
          <w:b w:val="1"/>
          <w:bCs w:val="1"/>
          <w:sz w:val="24"/>
          <w:szCs w:val="24"/>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9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gu6ifhhlgl12"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WORKERS' COMPENSATION IME REPORT</w:t>
      </w:r>
      <w:r w:rsidDel="00000000" w:rsidR="00000000" w:rsidRPr="00000000">
        <w:rPr>
          <w:sz w:val="52"/>
          <w:rtl w:val="0"/>
        </w:rPr>
      </w:r>
    </w:p>
    <w:p w:rsidR="00000000" w:rsidDel="00000000" w:rsidP="00000000" w:rsidRDefault="00000000" w:rsidRPr="00000000" w14:paraId="000009E8">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WORKERS' COMPENSATION IME REPORT</w:t>
      </w:r>
      <w:r w:rsidDel="00000000" w:rsidR="00000000" w:rsidRPr="00000000">
        <w:rPr>
          <w:rtl w:val="0"/>
        </w:rPr>
      </w:r>
    </w:p>
    <w:p w:rsidR="00000000" w:rsidDel="00000000" w:rsidP="00000000" w:rsidRDefault="00000000" w:rsidRPr="00000000" w14:paraId="000009E9">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2–4 pages</w:t>
      </w:r>
      <w:r w:rsidDel="00000000" w:rsidR="00000000" w:rsidRPr="00000000">
        <w:rPr>
          <w:rtl w:val="0"/>
        </w:rPr>
      </w:r>
    </w:p>
    <w:p w:rsidR="00000000" w:rsidDel="00000000" w:rsidP="00000000" w:rsidRDefault="00000000" w:rsidRPr="00000000" w14:paraId="000009E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[Independent medical examination. The examiner is NOT the treating physician. This is an evaluative report, not a treatment note. Structured, detailed, opinion-driven.]</w:t>
      </w:r>
      <w:r w:rsidDel="00000000" w:rsidR="00000000" w:rsidRPr="00000000">
        <w:rPr>
          <w:rtl w:val="0"/>
        </w:rPr>
      </w:r>
    </w:p>
    <w:p w:rsidR="00000000" w:rsidDel="00000000" w:rsidP="00000000" w:rsidRDefault="00000000" w:rsidRPr="00000000" w14:paraId="000009EB">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C">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INDEPENDENT MEDICAL EXAMINATION REPORT</w:t>
      </w:r>
      <w:r w:rsidDel="00000000" w:rsidR="00000000" w:rsidRPr="00000000">
        <w:rPr>
          <w:rtl w:val="0"/>
        </w:rPr>
      </w:r>
    </w:p>
    <w:p w:rsidR="00000000" w:rsidDel="00000000" w:rsidP="00000000" w:rsidRDefault="00000000" w:rsidRPr="00000000" w14:paraId="000009E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Examiner: [Name, Credentials]</w:t>
      </w:r>
    </w:p>
    <w:p w:rsidR="00000000" w:rsidDel="00000000" w:rsidP="00000000" w:rsidRDefault="00000000" w:rsidRPr="00000000" w14:paraId="000009E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of Examination: [MM/DD/YYYY]</w:t>
      </w:r>
    </w:p>
    <w:p w:rsidR="00000000" w:rsidDel="00000000" w:rsidP="00000000" w:rsidRDefault="00000000" w:rsidRPr="00000000" w14:paraId="000009E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Claimant: [Full Name] | DOB: [DOB]</w:t>
      </w:r>
    </w:p>
    <w:p w:rsidR="00000000" w:rsidDel="00000000" w:rsidP="00000000" w:rsidRDefault="00000000" w:rsidRPr="00000000" w14:paraId="000009F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Employer: [Name]</w:t>
      </w:r>
    </w:p>
    <w:p w:rsidR="00000000" w:rsidDel="00000000" w:rsidP="00000000" w:rsidRDefault="00000000" w:rsidRPr="00000000" w14:paraId="000009F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of Injury: [MM/DD/YYYY]</w:t>
      </w:r>
    </w:p>
    <w:p w:rsidR="00000000" w:rsidDel="00000000" w:rsidP="00000000" w:rsidRDefault="00000000" w:rsidRPr="00000000" w14:paraId="000009F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Claim Number: [Number]</w:t>
      </w:r>
    </w:p>
    <w:p w:rsidR="00000000" w:rsidDel="00000000" w:rsidP="00000000" w:rsidRDefault="00000000" w:rsidRPr="00000000" w14:paraId="000009F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Referral Source: [Insurance carrier / Employer / Attorney]</w:t>
      </w:r>
    </w:p>
    <w:p w:rsidR="00000000" w:rsidDel="00000000" w:rsidP="00000000" w:rsidRDefault="00000000" w:rsidRPr="00000000" w14:paraId="000009F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RECORDS REVIEWED:</w:t>
      </w:r>
      <w:r w:rsidDel="00000000" w:rsidR="00000000" w:rsidRPr="00000000">
        <w:rPr>
          <w:rtl w:val="0"/>
        </w:rPr>
      </w:r>
    </w:p>
    <w:p w:rsidR="00000000" w:rsidDel="00000000" w:rsidP="00000000" w:rsidRDefault="00000000" w:rsidRPr="00000000" w14:paraId="000009F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[List of medical records, imaging, and documents reviewed prior to exam]</w:t>
      </w:r>
    </w:p>
    <w:p w:rsidR="00000000" w:rsidDel="00000000" w:rsidP="00000000" w:rsidRDefault="00000000" w:rsidRPr="00000000" w14:paraId="000009F7">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8">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HISTORY OF INJURY:</w:t>
      </w:r>
      <w:r w:rsidDel="00000000" w:rsidR="00000000" w:rsidRPr="00000000">
        <w:rPr>
          <w:rtl w:val="0"/>
        </w:rPr>
      </w:r>
    </w:p>
    <w:p w:rsidR="00000000" w:rsidDel="00000000" w:rsidP="00000000" w:rsidRDefault="00000000" w:rsidRPr="00000000" w14:paraId="000009F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[Mechanism of injury, initial treatment, course of recovery, current symptoms — per claimant report and records]</w:t>
      </w:r>
    </w:p>
    <w:p w:rsidR="00000000" w:rsidDel="00000000" w:rsidP="00000000" w:rsidRDefault="00000000" w:rsidRPr="00000000" w14:paraId="000009F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CURRENT COMPLAINTS:</w:t>
      </w:r>
      <w:r w:rsidDel="00000000" w:rsidR="00000000" w:rsidRPr="00000000">
        <w:rPr>
          <w:rtl w:val="0"/>
        </w:rPr>
      </w:r>
    </w:p>
    <w:p w:rsidR="00000000" w:rsidDel="00000000" w:rsidP="00000000" w:rsidRDefault="00000000" w:rsidRPr="00000000" w14:paraId="000009F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[Claimant's reported symptoms, functional limitations, medications, activities]</w:t>
      </w:r>
    </w:p>
    <w:p w:rsidR="00000000" w:rsidDel="00000000" w:rsidP="00000000" w:rsidRDefault="00000000" w:rsidRPr="00000000" w14:paraId="000009F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PAST MEDICAL HISTORY: [Relevant PMH, prior injuries to same body part]</w:t>
      </w:r>
      <w:r w:rsidDel="00000000" w:rsidR="00000000" w:rsidRPr="00000000">
        <w:rPr>
          <w:rtl w:val="0"/>
        </w:rPr>
      </w:r>
    </w:p>
    <w:p w:rsidR="00000000" w:rsidDel="00000000" w:rsidP="00000000" w:rsidRDefault="00000000" w:rsidRPr="00000000" w14:paraId="000009F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0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A01">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[Detailed, objective examination of the relevant body part/system. Include ROM with measurements, strength testing, special tests, observed effort and consistency.]</w:t>
      </w:r>
      <w:r w:rsidDel="00000000" w:rsidR="00000000" w:rsidRPr="00000000">
        <w:rPr>
          <w:rtl w:val="0"/>
        </w:rPr>
      </w:r>
    </w:p>
    <w:p w:rsidR="00000000" w:rsidDel="00000000" w:rsidP="00000000" w:rsidRDefault="00000000" w:rsidRPr="00000000" w14:paraId="00000A0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[Detailed examination findings]</w:t>
      </w:r>
    </w:p>
    <w:p w:rsidR="00000000" w:rsidDel="00000000" w:rsidP="00000000" w:rsidRDefault="00000000" w:rsidRPr="00000000" w14:paraId="00000A0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0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DIAGNOSTIC REVIEW:</w:t>
      </w:r>
      <w:r w:rsidDel="00000000" w:rsidR="00000000" w:rsidRPr="00000000">
        <w:rPr>
          <w:rtl w:val="0"/>
        </w:rPr>
      </w:r>
    </w:p>
    <w:p w:rsidR="00000000" w:rsidDel="00000000" w:rsidP="00000000" w:rsidRDefault="00000000" w:rsidRPr="00000000" w14:paraId="00000A0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[Imaging, EMG/NCS, labs — findings and interpretation]</w:t>
      </w:r>
    </w:p>
    <w:p w:rsidR="00000000" w:rsidDel="00000000" w:rsidP="00000000" w:rsidRDefault="00000000" w:rsidRPr="00000000" w14:paraId="00000A0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0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OPINIONS:</w:t>
      </w:r>
      <w:r w:rsidDel="00000000" w:rsidR="00000000" w:rsidRPr="00000000">
        <w:rPr>
          <w:rtl w:val="0"/>
        </w:rPr>
      </w:r>
    </w:p>
    <w:p w:rsidR="00000000" w:rsidDel="00000000" w:rsidP="00000000" w:rsidRDefault="00000000" w:rsidRPr="00000000" w14:paraId="00000A0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[Numbered. Address the specific questions posed by the referral source. Common questions: causation, MMI, work restrictions, need for further treatment, impairment rating.]</w:t>
      </w:r>
      <w:r w:rsidDel="00000000" w:rsidR="00000000" w:rsidRPr="00000000">
        <w:rPr>
          <w:rtl w:val="0"/>
        </w:rPr>
      </w:r>
    </w:p>
    <w:p w:rsidR="00000000" w:rsidDel="00000000" w:rsidP="00000000" w:rsidRDefault="00000000" w:rsidRPr="00000000" w14:paraId="00000A0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[Diagnosis]</w:t>
      </w:r>
    </w:p>
    <w:p w:rsidR="00000000" w:rsidDel="00000000" w:rsidP="00000000" w:rsidRDefault="00000000" w:rsidRPr="00000000" w14:paraId="00000A0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[Causation — Is the condition related to the work injury?]</w:t>
      </w:r>
    </w:p>
    <w:p w:rsidR="00000000" w:rsidDel="00000000" w:rsidP="00000000" w:rsidRDefault="00000000" w:rsidRPr="00000000" w14:paraId="00000A0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[Maximum medical improvement — Has the claimant reached MMI?]</w:t>
      </w:r>
    </w:p>
    <w:p w:rsidR="00000000" w:rsidDel="00000000" w:rsidP="00000000" w:rsidRDefault="00000000" w:rsidRPr="00000000" w14:paraId="00000A0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[Work capacity — Restrictions, if any]</w:t>
      </w:r>
    </w:p>
    <w:p w:rsidR="00000000" w:rsidDel="00000000" w:rsidP="00000000" w:rsidRDefault="00000000" w:rsidRPr="00000000" w14:paraId="00000A0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[Need for further treatment]</w:t>
      </w:r>
    </w:p>
    <w:p w:rsidR="00000000" w:rsidDel="00000000" w:rsidP="00000000" w:rsidRDefault="00000000" w:rsidRPr="00000000" w14:paraId="00000A0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 [Impairment rating per AMA Guides, if applicable]</w:t>
      </w:r>
    </w:p>
    <w:p w:rsidR="00000000" w:rsidDel="00000000" w:rsidP="00000000" w:rsidRDefault="00000000" w:rsidRPr="00000000" w14:paraId="00000A0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1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A1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w:t>
      </w:r>
    </w:p>
    <w:p w:rsidR="00000000" w:rsidDel="00000000" w:rsidP="00000000" w:rsidRDefault="00000000" w:rsidRPr="00000000" w14:paraId="00000A12">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13">
      <w:pPr>
        <w:spacing w:line="240" w:lineRule="auto"/>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A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9qbom91ya489"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PRIOR AUTH APPEAL</w:t>
      </w:r>
      <w:r w:rsidDel="00000000" w:rsidR="00000000" w:rsidRPr="00000000">
        <w:rPr>
          <w:sz w:val="52"/>
          <w:rtl w:val="0"/>
        </w:rPr>
      </w:r>
    </w:p>
    <w:p w:rsidR="00000000" w:rsidDel="00000000" w:rsidP="00000000" w:rsidRDefault="00000000" w:rsidRPr="00000000" w14:paraId="00000A15">
      <w:pPr>
        <w:spacing w:after="240" w:before="240" w:line="240" w:lineRule="auto"/>
        <w:rPr>
          <w:b w:val="1"/>
          <w:bCs w:val="1"/>
        </w:rPr>
      </w:pPr>
      <w:r w:rsidDel="00000000" w:rsidR="00000000" w:rsidRPr="00000000">
        <w:rPr>
          <w:b w:val="1"/>
          <w:bCs w:val="1"/>
          <w:rtl w:val="0"/>
        </w:rPr>
        <w:t xml:space="preserve">PRIOR AUTHORIZATION APPEAL LETTER</w:t>
      </w:r>
    </w:p>
    <w:p w:rsidR="00000000" w:rsidDel="00000000" w:rsidP="00000000" w:rsidRDefault="00000000" w:rsidRPr="00000000" w14:paraId="00000A16">
      <w:pPr>
        <w:spacing w:after="240" w:before="240" w:line="240" w:lineRule="auto"/>
        <w:rPr/>
      </w:pPr>
      <w:r w:rsidDel="00000000" w:rsidR="00000000" w:rsidRPr="00000000">
        <w:rPr>
          <w:rtl w:val="0"/>
        </w:rPr>
        <w:t xml:space="preserve">Target length: ~1 page</w:t>
      </w:r>
    </w:p>
    <w:p w:rsidR="00000000" w:rsidDel="00000000" w:rsidP="00000000" w:rsidRDefault="00000000" w:rsidRPr="00000000" w14:paraId="00000A17">
      <w:pPr>
        <w:spacing w:after="240" w:before="240" w:line="240" w:lineRule="auto"/>
        <w:rPr>
          <w:i w:val="1"/>
          <w:iCs w:val="1"/>
        </w:rPr>
      </w:pPr>
      <w:r w:rsidDel="00000000" w:rsidR="00000000" w:rsidRPr="00000000">
        <w:rPr>
          <w:i w:val="1"/>
          <w:iCs w:val="1"/>
          <w:rtl w:val="0"/>
        </w:rPr>
        <w:t xml:space="preserve">[Formal written appeal submitted to a payor after an initial prior authorization denial. Physician-facing but addressed to the payor medical director. Must include codes, denial reference, clinical justification referencing the payor's own criteria, and a clear ask. Distinct from the peer-to-peer prep note — this is the official letter of record.]</w:t>
      </w:r>
    </w:p>
    <w:p w:rsidR="00000000" w:rsidDel="00000000" w:rsidP="00000000" w:rsidRDefault="00000000" w:rsidRPr="00000000" w14:paraId="00000A18">
      <w:pPr>
        <w:spacing w:after="240" w:before="240" w:line="240" w:lineRule="auto"/>
        <w:rPr>
          <w:b w:val="1"/>
          <w:bCs w:val="1"/>
        </w:rPr>
      </w:pPr>
      <w:r w:rsidDel="00000000" w:rsidR="00000000" w:rsidRPr="00000000">
        <w:rPr>
          <w:b w:val="1"/>
          <w:bCs w:val="1"/>
          <w:rtl w:val="0"/>
        </w:rPr>
        <w:t xml:space="preserve">[DOCUMENT LABEL] — Prior Authorization Appeal Letter</w:t>
      </w:r>
    </w:p>
    <w:p w:rsidR="00000000" w:rsidDel="00000000" w:rsidP="00000000" w:rsidRDefault="00000000" w:rsidRPr="00000000" w14:paraId="00000A19">
      <w:pPr>
        <w:spacing w:after="240" w:before="240" w:line="240" w:lineRule="auto"/>
        <w:rPr>
          <w:b w:val="1"/>
          <w:bCs w:val="1"/>
        </w:rPr>
      </w:pPr>
      <w:r w:rsidDel="00000000" w:rsidR="00000000" w:rsidRPr="00000000">
        <w:rPr>
          <w:b w:val="1"/>
          <w:bCs w:val="1"/>
          <w:rtl w:val="0"/>
        </w:rPr>
        <w:t xml:space="preserve">[EXPEDITED / STANDARD] APPEAL</w:t>
      </w:r>
    </w:p>
    <w:p w:rsidR="00000000" w:rsidDel="00000000" w:rsidP="00000000" w:rsidRDefault="00000000" w:rsidRPr="00000000" w14:paraId="00000A1A">
      <w:pPr>
        <w:spacing w:after="240" w:before="240" w:line="240" w:lineRule="auto"/>
        <w:rPr>
          <w:i w:val="1"/>
          <w:iCs w:val="1"/>
        </w:rPr>
      </w:pPr>
      <w:r w:rsidDel="00000000" w:rsidR="00000000" w:rsidRPr="00000000">
        <w:rPr>
          <w:i w:val="1"/>
          <w:iCs w:val="1"/>
          <w:rtl w:val="0"/>
        </w:rPr>
        <w:t xml:space="preserve">[Flag EXPEDITED if delay could jeopardize the patient's health, life, or ability to regain maximum function. Bold and top of page.]</w:t>
      </w:r>
    </w:p>
    <w:p w:rsidR="00000000" w:rsidDel="00000000" w:rsidP="00000000" w:rsidRDefault="00000000" w:rsidRPr="00000000" w14:paraId="00000A1B">
      <w:pPr>
        <w:spacing w:after="240" w:before="240" w:line="240" w:lineRule="auto"/>
        <w:rPr/>
      </w:pPr>
      <w:r w:rsidDel="00000000" w:rsidR="00000000" w:rsidRPr="00000000">
        <w:rPr>
          <w:rtl w:val="0"/>
        </w:rPr>
        <w:t xml:space="preserve">From: [Provider Name, Credentials] | [Practice / Institution]</w:t>
      </w:r>
    </w:p>
    <w:p w:rsidR="00000000" w:rsidDel="00000000" w:rsidP="00000000" w:rsidRDefault="00000000" w:rsidRPr="00000000" w14:paraId="00000A1C">
      <w:pPr>
        <w:spacing w:after="240" w:before="240" w:line="240" w:lineRule="auto"/>
        <w:rPr/>
      </w:pPr>
      <w:r w:rsidDel="00000000" w:rsidR="00000000" w:rsidRPr="00000000">
        <w:rPr>
          <w:rtl w:val="0"/>
        </w:rPr>
        <w:t xml:space="preserve">NPI: [Number] | TIN: [Number]</w:t>
      </w:r>
    </w:p>
    <w:p w:rsidR="00000000" w:rsidDel="00000000" w:rsidP="00000000" w:rsidRDefault="00000000" w:rsidRPr="00000000" w14:paraId="00000A1D">
      <w:pPr>
        <w:spacing w:after="240" w:before="240" w:line="240" w:lineRule="auto"/>
        <w:rPr/>
      </w:pPr>
      <w:r w:rsidDel="00000000" w:rsidR="00000000" w:rsidRPr="00000000">
        <w:rPr>
          <w:rtl w:val="0"/>
        </w:rPr>
        <w:t xml:space="preserve">To: [Payor Name], Medical Director / Prior Authorization Department</w:t>
      </w:r>
    </w:p>
    <w:p w:rsidR="00000000" w:rsidDel="00000000" w:rsidP="00000000" w:rsidRDefault="00000000" w:rsidRPr="00000000" w14:paraId="00000A1E">
      <w:pPr>
        <w:spacing w:after="240" w:before="240" w:line="240" w:lineRule="auto"/>
        <w:rPr/>
      </w:pPr>
      <w:r w:rsidDel="00000000" w:rsidR="00000000" w:rsidRPr="00000000">
        <w:rPr>
          <w:rtl w:val="0"/>
        </w:rPr>
        <w:t xml:space="preserve">Date: [MM/DD/YYYY]</w:t>
      </w:r>
    </w:p>
    <w:p w:rsidR="00000000" w:rsidDel="00000000" w:rsidP="00000000" w:rsidRDefault="00000000" w:rsidRPr="00000000" w14:paraId="00000A1F">
      <w:pPr>
        <w:spacing w:after="240" w:before="240" w:line="240" w:lineRule="auto"/>
        <w:rPr/>
      </w:pPr>
      <w:r w:rsidDel="00000000" w:rsidR="00000000" w:rsidRPr="00000000">
        <w:rPr>
          <w:rtl w:val="0"/>
        </w:rPr>
        <w:t xml:space="preserve">RE: [Patient Full Name] | DOB: [DOB] | Member ID: [Number]</w:t>
      </w:r>
    </w:p>
    <w:p w:rsidR="00000000" w:rsidDel="00000000" w:rsidP="00000000" w:rsidRDefault="00000000" w:rsidRPr="00000000" w14:paraId="00000A20">
      <w:pPr>
        <w:spacing w:after="240" w:before="240" w:line="240" w:lineRule="auto"/>
        <w:rPr/>
      </w:pPr>
      <w:r w:rsidDel="00000000" w:rsidR="00000000" w:rsidRPr="00000000">
        <w:rPr>
          <w:rtl w:val="0"/>
        </w:rPr>
        <w:t xml:space="preserve">Denial Reference: [Authorization # / Denial letter date]</w:t>
      </w:r>
    </w:p>
    <w:p w:rsidR="00000000" w:rsidDel="00000000" w:rsidP="00000000" w:rsidRDefault="00000000" w:rsidRPr="00000000" w14:paraId="00000A21">
      <w:pPr>
        <w:spacing w:after="240" w:before="240" w:line="240" w:lineRule="auto"/>
        <w:rPr/>
      </w:pPr>
      <w:r w:rsidDel="00000000" w:rsidR="00000000" w:rsidRPr="00000000">
        <w:rPr>
          <w:rtl w:val="0"/>
        </w:rPr>
        <w:t xml:space="preserve">Date(s) of Service: [Requested, scheduled, or past DOS]</w:t>
      </w:r>
    </w:p>
    <w:p w:rsidR="00000000" w:rsidDel="00000000" w:rsidP="00000000" w:rsidRDefault="00000000" w:rsidRPr="00000000" w14:paraId="00000A22">
      <w:pPr>
        <w:spacing w:after="240" w:before="240" w:line="240" w:lineRule="auto"/>
        <w:rPr>
          <w:b w:val="1"/>
          <w:bCs w:val="1"/>
        </w:rPr>
      </w:pPr>
      <w:r w:rsidDel="00000000" w:rsidR="00000000" w:rsidRPr="00000000">
        <w:rPr>
          <w:b w:val="1"/>
          <w:bCs w:val="1"/>
          <w:rtl w:val="0"/>
        </w:rPr>
        <w:t xml:space="preserve">DIAGNOSIS AND PROCEDURE CODES:</w:t>
      </w:r>
    </w:p>
    <w:p w:rsidR="00000000" w:rsidDel="00000000" w:rsidP="00000000" w:rsidRDefault="00000000" w:rsidRPr="00000000" w14:paraId="00000A23">
      <w:pPr>
        <w:spacing w:after="240" w:before="240" w:line="240" w:lineRule="auto"/>
        <w:rPr/>
      </w:pPr>
      <w:r w:rsidDel="00000000" w:rsidR="00000000" w:rsidRPr="00000000">
        <w:rPr>
          <w:rtl w:val="0"/>
        </w:rPr>
        <w:t xml:space="preserve">Diagnosis: [ICD-10 code(s) — e.g., J44.1 COPD with acute exacerbation]</w:t>
      </w:r>
    </w:p>
    <w:p w:rsidR="00000000" w:rsidDel="00000000" w:rsidP="00000000" w:rsidRDefault="00000000" w:rsidRPr="00000000" w14:paraId="00000A24">
      <w:pPr>
        <w:spacing w:after="240" w:before="240" w:line="240" w:lineRule="auto"/>
        <w:rPr/>
      </w:pPr>
      <w:r w:rsidDel="00000000" w:rsidR="00000000" w:rsidRPr="00000000">
        <w:rPr>
          <w:rtl w:val="0"/>
        </w:rPr>
        <w:t xml:space="preserve">Procedure/Service: [CPT / HCPCS / J-Code — e.g., 43255 EGD with hemostasis; J0878 buprenorphine/naloxone]</w:t>
      </w:r>
    </w:p>
    <w:p w:rsidR="00000000" w:rsidDel="00000000" w:rsidP="00000000" w:rsidRDefault="00000000" w:rsidRPr="00000000" w14:paraId="00000A25">
      <w:pPr>
        <w:spacing w:after="240" w:before="240" w:line="240" w:lineRule="auto"/>
        <w:rPr>
          <w:b w:val="1"/>
          <w:bCs w:val="1"/>
        </w:rPr>
      </w:pPr>
      <w:r w:rsidDel="00000000" w:rsidR="00000000" w:rsidRPr="00000000">
        <w:rPr>
          <w:b w:val="1"/>
          <w:bCs w:val="1"/>
          <w:rtl w:val="0"/>
        </w:rPr>
        <w:t xml:space="preserve">PRIOR AUTHORIZATION APPEAL</w:t>
      </w:r>
    </w:p>
    <w:p w:rsidR="00000000" w:rsidDel="00000000" w:rsidP="00000000" w:rsidRDefault="00000000" w:rsidRPr="00000000" w14:paraId="00000A26">
      <w:pPr>
        <w:spacing w:after="240" w:before="240" w:line="240" w:lineRule="auto"/>
        <w:rPr/>
      </w:pPr>
      <w:r w:rsidDel="00000000" w:rsidR="00000000" w:rsidRPr="00000000">
        <w:rPr>
          <w:rtl w:val="0"/>
        </w:rPr>
        <w:t xml:space="preserve">Dear Medical Director,</w:t>
      </w:r>
    </w:p>
    <w:p w:rsidR="00000000" w:rsidDel="00000000" w:rsidP="00000000" w:rsidRDefault="00000000" w:rsidRPr="00000000" w14:paraId="00000A27">
      <w:pPr>
        <w:spacing w:after="240" w:before="240" w:line="240" w:lineRule="auto"/>
        <w:rPr/>
      </w:pPr>
      <w:r w:rsidDel="00000000" w:rsidR="00000000" w:rsidRPr="00000000">
        <w:rPr>
          <w:rtl w:val="0"/>
        </w:rPr>
        <w:t xml:space="preserve">I am writing to appeal the denial of [specific service] for my patient [Patient Name], issued [date of denial] under reference [authorization/case number].</w:t>
      </w:r>
    </w:p>
    <w:p w:rsidR="00000000" w:rsidDel="00000000" w:rsidP="00000000" w:rsidRDefault="00000000" w:rsidRPr="00000000" w14:paraId="00000A28">
      <w:pPr>
        <w:spacing w:after="240" w:before="240" w:line="240" w:lineRule="auto"/>
        <w:rPr>
          <w:b w:val="1"/>
          <w:bCs w:val="1"/>
        </w:rPr>
      </w:pPr>
      <w:r w:rsidDel="00000000" w:rsidR="00000000" w:rsidRPr="00000000">
        <w:rPr>
          <w:b w:val="1"/>
          <w:bCs w:val="1"/>
          <w:rtl w:val="0"/>
        </w:rPr>
        <w:t xml:space="preserve">DENIAL REASON PER YOUR DETERMINATION:</w:t>
      </w:r>
    </w:p>
    <w:p w:rsidR="00000000" w:rsidDel="00000000" w:rsidP="00000000" w:rsidRDefault="00000000" w:rsidRPr="00000000" w14:paraId="00000A29">
      <w:pPr>
        <w:spacing w:after="240" w:before="240" w:line="240" w:lineRule="auto"/>
        <w:rPr/>
      </w:pPr>
      <w:r w:rsidDel="00000000" w:rsidR="00000000" w:rsidRPr="00000000">
        <w:rPr>
          <w:rtl w:val="0"/>
        </w:rPr>
        <w:t xml:space="preserve">[Quote or paraphrase the payor's stated denial rationale exactly as written in the denial letter]</w:t>
      </w:r>
    </w:p>
    <w:p w:rsidR="00000000" w:rsidDel="00000000" w:rsidP="00000000" w:rsidRDefault="00000000" w:rsidRPr="00000000" w14:paraId="00000A2A">
      <w:pPr>
        <w:spacing w:after="240" w:before="240" w:line="240" w:lineRule="auto"/>
        <w:rPr>
          <w:b w:val="1"/>
          <w:bCs w:val="1"/>
        </w:rPr>
      </w:pPr>
      <w:r w:rsidDel="00000000" w:rsidR="00000000" w:rsidRPr="00000000">
        <w:rPr>
          <w:b w:val="1"/>
          <w:bCs w:val="1"/>
          <w:rtl w:val="0"/>
        </w:rPr>
        <w:t xml:space="preserve">PRIOR PEER-TO-PEER (if applicable):</w:t>
      </w:r>
    </w:p>
    <w:p w:rsidR="00000000" w:rsidDel="00000000" w:rsidP="00000000" w:rsidRDefault="00000000" w:rsidRPr="00000000" w14:paraId="00000A2B">
      <w:pPr>
        <w:spacing w:after="240" w:before="240" w:line="240" w:lineRule="auto"/>
        <w:rPr/>
      </w:pPr>
      <w:r w:rsidDel="00000000" w:rsidR="00000000" w:rsidRPr="00000000">
        <w:rPr>
          <w:rtl w:val="0"/>
        </w:rPr>
        <w:t xml:space="preserve">[A peer-to-peer was conducted with [Payor physician name] on [date]. The determination was upheld because [stated reason]. This appeal provides additional documentation addressing that rationale. — OR — No peer-to-peer was offered/conducted.]</w:t>
      </w:r>
    </w:p>
    <w:p w:rsidR="00000000" w:rsidDel="00000000" w:rsidP="00000000" w:rsidRDefault="00000000" w:rsidRPr="00000000" w14:paraId="00000A2C">
      <w:pPr>
        <w:spacing w:after="240" w:before="240" w:line="240" w:lineRule="auto"/>
        <w:rPr>
          <w:b w:val="1"/>
          <w:bCs w:val="1"/>
        </w:rPr>
      </w:pPr>
      <w:r w:rsidDel="00000000" w:rsidR="00000000" w:rsidRPr="00000000">
        <w:rPr>
          <w:b w:val="1"/>
          <w:bCs w:val="1"/>
          <w:rtl w:val="0"/>
        </w:rPr>
        <w:t xml:space="preserve">CLINICAL SUMMARY:</w:t>
      </w:r>
    </w:p>
    <w:p w:rsidR="00000000" w:rsidDel="00000000" w:rsidP="00000000" w:rsidRDefault="00000000" w:rsidRPr="00000000" w14:paraId="00000A2D">
      <w:pPr>
        <w:spacing w:after="240" w:before="240" w:line="240" w:lineRule="auto"/>
        <w:rPr>
          <w:i w:val="1"/>
          <w:iCs w:val="1"/>
        </w:rPr>
      </w:pPr>
      <w:r w:rsidDel="00000000" w:rsidR="00000000" w:rsidRPr="00000000">
        <w:rPr>
          <w:i w:val="1"/>
          <w:iCs w:val="1"/>
          <w:rtl w:val="0"/>
        </w:rPr>
        <w:t xml:space="preserve">[1–2 paragraphs. Concise clinical narrative relevant to the denied service only. Include diagnosis, relevant history, current clinical status, and why the service is needed. Do not re-dictate the full medical history.]</w:t>
      </w:r>
    </w:p>
    <w:p w:rsidR="00000000" w:rsidDel="00000000" w:rsidP="00000000" w:rsidRDefault="00000000" w:rsidRPr="00000000" w14:paraId="00000A2E">
      <w:pPr>
        <w:spacing w:after="240" w:before="240" w:line="240" w:lineRule="auto"/>
        <w:rPr/>
      </w:pPr>
      <w:r w:rsidDel="00000000" w:rsidR="00000000" w:rsidRPr="00000000">
        <w:rPr>
          <w:rtl w:val="0"/>
        </w:rPr>
        <w:t xml:space="preserve">[Clinical narrative with specific diagnoses, relevant data points, and current status]</w:t>
      </w:r>
    </w:p>
    <w:p w:rsidR="00000000" w:rsidDel="00000000" w:rsidP="00000000" w:rsidRDefault="00000000" w:rsidRPr="00000000" w14:paraId="00000A2F">
      <w:pPr>
        <w:spacing w:after="240" w:before="240" w:line="240" w:lineRule="auto"/>
        <w:rPr>
          <w:b w:val="1"/>
          <w:bCs w:val="1"/>
        </w:rPr>
      </w:pPr>
      <w:r w:rsidDel="00000000" w:rsidR="00000000" w:rsidRPr="00000000">
        <w:rPr>
          <w:b w:val="1"/>
          <w:bCs w:val="1"/>
          <w:rtl w:val="0"/>
        </w:rPr>
        <w:t xml:space="preserve">WHY THIS SERVICE IS MEDICALLY NECESSARY:</w:t>
      </w:r>
    </w:p>
    <w:p w:rsidR="00000000" w:rsidDel="00000000" w:rsidP="00000000" w:rsidRDefault="00000000" w:rsidRPr="00000000" w14:paraId="00000A30">
      <w:pPr>
        <w:spacing w:after="240" w:before="240" w:line="240" w:lineRule="auto"/>
        <w:rPr>
          <w:i w:val="1"/>
          <w:iCs w:val="1"/>
        </w:rPr>
      </w:pPr>
      <w:r w:rsidDel="00000000" w:rsidR="00000000" w:rsidRPr="00000000">
        <w:rPr>
          <w:i w:val="1"/>
          <w:iCs w:val="1"/>
          <w:rtl w:val="0"/>
        </w:rPr>
        <w:t xml:space="preserve">[Direct rebuttal of the denial. Cite the payor's own criteria, published guidelines, or FDA labeling. Use bulleted failed alternatives — payor reviewers process hundreds of these daily.]</w:t>
      </w:r>
    </w:p>
    <w:p w:rsidR="00000000" w:rsidDel="00000000" w:rsidP="00000000" w:rsidRDefault="00000000" w:rsidRPr="00000000" w14:paraId="00000A31">
      <w:pPr>
        <w:spacing w:after="240" w:before="240" w:line="240" w:lineRule="auto"/>
        <w:rPr/>
      </w:pPr>
      <w:r w:rsidDel="00000000" w:rsidR="00000000" w:rsidRPr="00000000">
        <w:rPr>
          <w:rtl w:val="0"/>
        </w:rPr>
        <w:t xml:space="preserve">[1–2 sentences framing why alternatives are inadequate for this patient, then:]</w:t>
      </w:r>
    </w:p>
    <w:p w:rsidR="00000000" w:rsidDel="00000000" w:rsidP="00000000" w:rsidRDefault="00000000" w:rsidRPr="00000000" w14:paraId="00000A32">
      <w:pPr>
        <w:spacing w:after="240" w:before="240" w:line="240" w:lineRule="auto"/>
        <w:rPr/>
      </w:pPr>
      <w:r w:rsidDel="00000000" w:rsidR="00000000" w:rsidRPr="00000000">
        <w:rPr>
          <w:rtl w:val="0"/>
        </w:rPr>
        <w:t xml:space="preserve">Failed alternatives:</w:t>
      </w:r>
    </w:p>
    <w:p w:rsidR="00000000" w:rsidDel="00000000" w:rsidP="00000000" w:rsidRDefault="00000000" w:rsidRPr="00000000" w14:paraId="00000A33">
      <w:pPr>
        <w:numPr>
          <w:ilvl w:val="0"/>
          <w:numId w:val="3"/>
        </w:numPr>
        <w:spacing w:after="0" w:before="240" w:line="240" w:lineRule="auto"/>
        <w:ind w:left="720" w:hanging="360"/>
        <w:rPr/>
      </w:pPr>
      <w:r w:rsidDel="00000000" w:rsidR="00000000" w:rsidRPr="00000000">
        <w:rPr>
          <w:rtl w:val="0"/>
        </w:rPr>
        <w:t xml:space="preserve">[Medication/Therapy] — [Dates tried] — [Reason for failure / adverse effect / contraindication]</w:t>
      </w:r>
    </w:p>
    <w:p w:rsidR="00000000" w:rsidDel="00000000" w:rsidP="00000000" w:rsidRDefault="00000000" w:rsidRPr="00000000" w14:paraId="00000A34">
      <w:pPr>
        <w:numPr>
          <w:ilvl w:val="0"/>
          <w:numId w:val="3"/>
        </w:numPr>
        <w:spacing w:after="0" w:before="0" w:line="240" w:lineRule="auto"/>
        <w:ind w:left="720" w:hanging="360"/>
        <w:rPr/>
      </w:pPr>
      <w:r w:rsidDel="00000000" w:rsidR="00000000" w:rsidRPr="00000000">
        <w:rPr>
          <w:rtl w:val="0"/>
        </w:rPr>
        <w:t xml:space="preserve">[Medication/Therapy] — [Dates tried] — [Reason for failure / adverse effect / contraindication]</w:t>
      </w:r>
    </w:p>
    <w:p w:rsidR="00000000" w:rsidDel="00000000" w:rsidP="00000000" w:rsidRDefault="00000000" w:rsidRPr="00000000" w14:paraId="00000A35">
      <w:pPr>
        <w:numPr>
          <w:ilvl w:val="0"/>
          <w:numId w:val="3"/>
        </w:numPr>
        <w:spacing w:after="240" w:before="0" w:line="240" w:lineRule="auto"/>
        <w:ind w:left="720" w:hanging="360"/>
        <w:rPr/>
      </w:pPr>
      <w:r w:rsidDel="00000000" w:rsidR="00000000" w:rsidRPr="00000000">
        <w:rPr>
          <w:rtl w:val="0"/>
        </w:rPr>
        <w:t xml:space="preserve">[Medication/Therapy] — [Contraindicated due to — e.g., renal function, allergy, drug interaction]</w:t>
      </w:r>
    </w:p>
    <w:p w:rsidR="00000000" w:rsidDel="00000000" w:rsidP="00000000" w:rsidRDefault="00000000" w:rsidRPr="00000000" w14:paraId="00000A36">
      <w:pPr>
        <w:spacing w:after="240" w:before="240" w:line="240" w:lineRule="auto"/>
        <w:rPr/>
      </w:pPr>
      <w:r w:rsidDel="00000000" w:rsidR="00000000" w:rsidRPr="00000000">
        <w:rPr>
          <w:rtl w:val="0"/>
        </w:rPr>
        <w:t xml:space="preserve">[Risk if denied — quantified where possible]</w:t>
      </w:r>
    </w:p>
    <w:p w:rsidR="00000000" w:rsidDel="00000000" w:rsidP="00000000" w:rsidRDefault="00000000" w:rsidRPr="00000000" w14:paraId="00000A37">
      <w:pPr>
        <w:spacing w:after="240" w:before="240" w:line="240" w:lineRule="auto"/>
        <w:rPr>
          <w:b w:val="1"/>
          <w:bCs w:val="1"/>
        </w:rPr>
      </w:pPr>
      <w:r w:rsidDel="00000000" w:rsidR="00000000" w:rsidRPr="00000000">
        <w:rPr>
          <w:b w:val="1"/>
          <w:bCs w:val="1"/>
          <w:rtl w:val="0"/>
        </w:rPr>
        <w:t xml:space="preserve">GUIDELINES AND CRITERIA SUPPORTING THIS REQUEST:</w:t>
      </w:r>
    </w:p>
    <w:p w:rsidR="00000000" w:rsidDel="00000000" w:rsidP="00000000" w:rsidRDefault="00000000" w:rsidRPr="00000000" w14:paraId="00000A38">
      <w:pPr>
        <w:spacing w:after="240" w:before="240" w:line="240" w:lineRule="auto"/>
        <w:rPr/>
      </w:pPr>
      <w:r w:rsidDel="00000000" w:rsidR="00000000" w:rsidRPr="00000000">
        <w:rPr>
          <w:rtl w:val="0"/>
        </w:rPr>
        <w:t xml:space="preserve">[Specific guideline, criteria set, or FDA indication — e.g., "Per AHA/ACC 2022 Guidelines...", "Patient meets InterQual criteria for...", "FDA-approved indication includes..."]</w:t>
      </w:r>
    </w:p>
    <w:p w:rsidR="00000000" w:rsidDel="00000000" w:rsidP="00000000" w:rsidRDefault="00000000" w:rsidRPr="00000000" w14:paraId="00000A39">
      <w:pPr>
        <w:spacing w:after="240" w:before="240" w:line="240" w:lineRule="auto"/>
        <w:rPr>
          <w:b w:val="1"/>
          <w:bCs w:val="1"/>
        </w:rPr>
      </w:pPr>
      <w:r w:rsidDel="00000000" w:rsidR="00000000" w:rsidRPr="00000000">
        <w:rPr>
          <w:b w:val="1"/>
          <w:bCs w:val="1"/>
          <w:rtl w:val="0"/>
        </w:rPr>
        <w:t xml:space="preserve">ENCLOSED DOCUMENTATION:</w:t>
      </w:r>
    </w:p>
    <w:p w:rsidR="00000000" w:rsidDel="00000000" w:rsidP="00000000" w:rsidRDefault="00000000" w:rsidRPr="00000000" w14:paraId="00000A3A">
      <w:pPr>
        <w:spacing w:after="240" w:before="240" w:line="240" w:lineRule="auto"/>
        <w:rPr/>
      </w:pPr>
      <w:r w:rsidDel="00000000" w:rsidR="00000000" w:rsidRPr="00000000">
        <w:rPr>
          <w:rtl w:val="0"/>
        </w:rPr>
        <w:t xml:space="preserve">[List of attached clinical records — e.g., progress notes, labs, imaging, specialist consult, prior treatment records]</w:t>
      </w:r>
    </w:p>
    <w:p w:rsidR="00000000" w:rsidDel="00000000" w:rsidP="00000000" w:rsidRDefault="00000000" w:rsidRPr="00000000" w14:paraId="00000A3B">
      <w:pPr>
        <w:spacing w:after="240" w:before="240" w:line="240" w:lineRule="auto"/>
        <w:rPr>
          <w:b w:val="1"/>
          <w:bCs w:val="1"/>
        </w:rPr>
      </w:pPr>
      <w:r w:rsidDel="00000000" w:rsidR="00000000" w:rsidRPr="00000000">
        <w:rPr>
          <w:b w:val="1"/>
          <w:bCs w:val="1"/>
          <w:rtl w:val="0"/>
        </w:rPr>
        <w:t xml:space="preserve">REQUEST:</w:t>
      </w:r>
    </w:p>
    <w:p w:rsidR="00000000" w:rsidDel="00000000" w:rsidP="00000000" w:rsidRDefault="00000000" w:rsidRPr="00000000" w14:paraId="00000A3C">
      <w:pPr>
        <w:spacing w:after="240" w:before="240" w:line="240" w:lineRule="auto"/>
        <w:rPr/>
      </w:pPr>
      <w:r w:rsidDel="00000000" w:rsidR="00000000" w:rsidRPr="00000000">
        <w:rPr>
          <w:rtl w:val="0"/>
        </w:rPr>
        <w:t xml:space="preserve">I respectfully request that this denial be overturned and [specific service] be authorized. If additional information is needed, I am available for a peer-to-peer discussion at [phone number].</w:t>
      </w:r>
    </w:p>
    <w:p w:rsidR="00000000" w:rsidDel="00000000" w:rsidP="00000000" w:rsidRDefault="00000000" w:rsidRPr="00000000" w14:paraId="00000A3D">
      <w:pPr>
        <w:spacing w:after="240" w:before="240" w:line="240" w:lineRule="auto"/>
        <w:rPr/>
      </w:pPr>
      <w:r w:rsidDel="00000000" w:rsidR="00000000" w:rsidRPr="00000000">
        <w:rPr>
          <w:rtl w:val="0"/>
        </w:rPr>
        <w:t xml:space="preserve">Sincerely,</w:t>
      </w:r>
    </w:p>
    <w:p w:rsidR="00000000" w:rsidDel="00000000" w:rsidP="00000000" w:rsidRDefault="00000000" w:rsidRPr="00000000" w14:paraId="00000A3E">
      <w:pPr>
        <w:spacing w:after="240" w:before="240" w:line="240" w:lineRule="auto"/>
        <w:rPr/>
      </w:pPr>
      <w:r w:rsidDel="00000000" w:rsidR="00000000" w:rsidRPr="00000000">
        <w:rPr>
          <w:rtl w:val="0"/>
        </w:rPr>
        <w:t xml:space="preserve">[Provider Name, Credentials]</w:t>
      </w:r>
    </w:p>
    <w:p w:rsidR="00000000" w:rsidDel="00000000" w:rsidP="00000000" w:rsidRDefault="00000000" w:rsidRPr="00000000" w14:paraId="00000A3F">
      <w:pPr>
        <w:spacing w:after="240" w:before="240" w:line="240" w:lineRule="auto"/>
        <w:rPr/>
      </w:pPr>
      <w:r w:rsidDel="00000000" w:rsidR="00000000" w:rsidRPr="00000000">
        <w:rPr>
          <w:rtl w:val="0"/>
        </w:rPr>
        <w:t xml:space="preserve">[Practice Name][Phone] | [Fax]</w:t>
      </w:r>
    </w:p>
    <w:p w:rsidR="00000000" w:rsidDel="00000000" w:rsidP="00000000" w:rsidRDefault="00000000" w:rsidRPr="00000000" w14:paraId="00000A40">
      <w:pPr>
        <w:spacing w:after="240" w:before="240" w:lin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[NPI: Number] | [TIN: Number]</w:t>
      </w:r>
    </w:p>
    <w:p w:rsidR="00000000" w:rsidDel="00000000" w:rsidP="00000000" w:rsidRDefault="00000000" w:rsidRPr="00000000" w14:paraId="00000A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8sdk9dr1drz"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PEER TO PEER</w:t>
      </w:r>
      <w:r w:rsidDel="00000000" w:rsidR="00000000" w:rsidRPr="00000000">
        <w:rPr>
          <w:sz w:val="52"/>
          <w:rtl w:val="0"/>
        </w:rPr>
      </w:r>
    </w:p>
    <w:p w:rsidR="00000000" w:rsidDel="00000000" w:rsidP="00000000" w:rsidRDefault="00000000" w:rsidRPr="00000000" w14:paraId="00000A42">
      <w:pPr>
        <w:spacing w:after="240" w:before="240" w:line="240" w:lineRule="auto"/>
        <w:rPr>
          <w:b w:val="1"/>
          <w:bCs w:val="1"/>
        </w:rPr>
      </w:pPr>
      <w:r w:rsidDel="00000000" w:rsidR="00000000" w:rsidRPr="00000000">
        <w:rPr>
          <w:b w:val="1"/>
          <w:bCs w:val="1"/>
          <w:rtl w:val="0"/>
        </w:rPr>
        <w:t xml:space="preserve">PEER-TO-PEER REVIEW PREPARATION NOTE</w:t>
      </w:r>
    </w:p>
    <w:p w:rsidR="00000000" w:rsidDel="00000000" w:rsidP="00000000" w:rsidRDefault="00000000" w:rsidRPr="00000000" w14:paraId="00000A43">
      <w:pPr>
        <w:spacing w:after="240" w:before="240" w:line="240" w:lineRule="auto"/>
        <w:rPr/>
      </w:pPr>
      <w:r w:rsidDel="00000000" w:rsidR="00000000" w:rsidRPr="00000000">
        <w:rPr>
          <w:rtl w:val="0"/>
        </w:rPr>
        <w:t xml:space="preserve">Target length: ~1 page</w:t>
      </w:r>
    </w:p>
    <w:p w:rsidR="00000000" w:rsidDel="00000000" w:rsidP="00000000" w:rsidRDefault="00000000" w:rsidRPr="00000000" w14:paraId="00000A44">
      <w:pPr>
        <w:spacing w:after="240" w:before="240" w:line="240" w:lineRule="auto"/>
        <w:rPr>
          <w:i w:val="1"/>
          <w:iCs w:val="1"/>
        </w:rPr>
      </w:pPr>
      <w:r w:rsidDel="00000000" w:rsidR="00000000" w:rsidRPr="00000000">
        <w:rPr>
          <w:i w:val="1"/>
          <w:iCs w:val="1"/>
          <w:rtl w:val="0"/>
        </w:rPr>
        <w:t xml:space="preserve">[Structured talking-points document a physician prepares before a phone call with a payor medical director to justify continued stay, a procedure, or a medication. NOT the prior authorization letter — this is the physician's prep sheet. Terse, organized by anticipated challenge points.]</w:t>
      </w:r>
    </w:p>
    <w:p w:rsidR="00000000" w:rsidDel="00000000" w:rsidP="00000000" w:rsidRDefault="00000000" w:rsidRPr="00000000" w14:paraId="00000A45">
      <w:pPr>
        <w:spacing w:after="240" w:before="240" w:line="240" w:lineRule="auto"/>
        <w:rPr>
          <w:b w:val="1"/>
          <w:bCs w:val="1"/>
        </w:rPr>
      </w:pPr>
      <w:r w:rsidDel="00000000" w:rsidR="00000000" w:rsidRPr="00000000">
        <w:rPr>
          <w:b w:val="1"/>
          <w:bCs w:val="1"/>
          <w:rtl w:val="0"/>
        </w:rPr>
        <w:t xml:space="preserve">[DOCUMENT LABEL] — Peer-to-Peer Review Preparation</w:t>
      </w:r>
    </w:p>
    <w:p w:rsidR="00000000" w:rsidDel="00000000" w:rsidP="00000000" w:rsidRDefault="00000000" w:rsidRPr="00000000" w14:paraId="00000A46">
      <w:pPr>
        <w:spacing w:after="240" w:before="240" w:line="240" w:lineRule="auto"/>
        <w:rPr/>
      </w:pPr>
      <w:r w:rsidDel="00000000" w:rsidR="00000000" w:rsidRPr="00000000">
        <w:rPr>
          <w:rtl w:val="0"/>
        </w:rPr>
        <w:t xml:space="preserve">[Provider Name, Credentials] | [Service] | [Date Time]</w:t>
      </w:r>
    </w:p>
    <w:p w:rsidR="00000000" w:rsidDel="00000000" w:rsidP="00000000" w:rsidRDefault="00000000" w:rsidRPr="00000000" w14:paraId="00000A47">
      <w:pPr>
        <w:spacing w:after="240" w:before="240" w:line="240" w:lineRule="auto"/>
        <w:rPr/>
      </w:pPr>
      <w:r w:rsidDel="00000000" w:rsidR="00000000" w:rsidRPr="00000000">
        <w:rPr>
          <w:rtl w:val="0"/>
        </w:rPr>
        <w:t xml:space="preserve">Patient: [Last, First MI.] | MRN: [MRN] | DOB: [DOB]</w:t>
      </w:r>
    </w:p>
    <w:p w:rsidR="00000000" w:rsidDel="00000000" w:rsidP="00000000" w:rsidRDefault="00000000" w:rsidRPr="00000000" w14:paraId="00000A48">
      <w:pPr>
        <w:spacing w:after="240" w:before="240" w:line="240" w:lineRule="auto"/>
        <w:rPr>
          <w:b w:val="1"/>
          <w:bCs w:val="1"/>
        </w:rPr>
      </w:pPr>
      <w:r w:rsidDel="00000000" w:rsidR="00000000" w:rsidRPr="00000000">
        <w:rPr>
          <w:b w:val="1"/>
          <w:bCs w:val="1"/>
          <w:rtl w:val="0"/>
        </w:rPr>
        <w:t xml:space="preserve">PEER-TO-PEER REVIEW — PREPARATION NOTE</w:t>
      </w:r>
    </w:p>
    <w:p w:rsidR="00000000" w:rsidDel="00000000" w:rsidP="00000000" w:rsidRDefault="00000000" w:rsidRPr="00000000" w14:paraId="00000A49">
      <w:pPr>
        <w:spacing w:after="240" w:before="240" w:line="240" w:lineRule="auto"/>
        <w:rPr>
          <w:b w:val="1"/>
          <w:bCs w:val="1"/>
        </w:rPr>
      </w:pPr>
      <w:r w:rsidDel="00000000" w:rsidR="00000000" w:rsidRPr="00000000">
        <w:rPr>
          <w:b w:val="1"/>
          <w:bCs w:val="1"/>
          <w:rtl w:val="0"/>
        </w:rPr>
        <w:t xml:space="preserve">CALL LOGISTICS:</w:t>
      </w:r>
    </w:p>
    <w:p w:rsidR="00000000" w:rsidDel="00000000" w:rsidP="00000000" w:rsidRDefault="00000000" w:rsidRPr="00000000" w14:paraId="00000A4A">
      <w:pPr>
        <w:spacing w:after="240" w:before="240" w:line="240" w:lineRule="auto"/>
        <w:rPr/>
      </w:pPr>
      <w:r w:rsidDel="00000000" w:rsidR="00000000" w:rsidRPr="00000000">
        <w:rPr>
          <w:rtl w:val="0"/>
        </w:rPr>
        <w:t xml:space="preserve">Payor: [Insurance carrier, plan name]</w:t>
      </w:r>
    </w:p>
    <w:p w:rsidR="00000000" w:rsidDel="00000000" w:rsidP="00000000" w:rsidRDefault="00000000" w:rsidRPr="00000000" w14:paraId="00000A4B">
      <w:pPr>
        <w:spacing w:after="240" w:before="240" w:line="240" w:lineRule="auto"/>
        <w:rPr/>
      </w:pPr>
      <w:r w:rsidDel="00000000" w:rsidR="00000000" w:rsidRPr="00000000">
        <w:rPr>
          <w:rtl w:val="0"/>
        </w:rPr>
        <w:t xml:space="preserve">Case/Reference #: [Number]</w:t>
      </w:r>
    </w:p>
    <w:p w:rsidR="00000000" w:rsidDel="00000000" w:rsidP="00000000" w:rsidRDefault="00000000" w:rsidRPr="00000000" w14:paraId="00000A4C">
      <w:pPr>
        <w:spacing w:after="240" w:before="240" w:line="240" w:lineRule="auto"/>
        <w:rPr/>
      </w:pPr>
      <w:r w:rsidDel="00000000" w:rsidR="00000000" w:rsidRPr="00000000">
        <w:rPr>
          <w:rtl w:val="0"/>
        </w:rPr>
        <w:t xml:space="preserve">Dial-in: [Phone number] | PIN: [If applicable]</w:t>
      </w:r>
    </w:p>
    <w:p w:rsidR="00000000" w:rsidDel="00000000" w:rsidP="00000000" w:rsidRDefault="00000000" w:rsidRPr="00000000" w14:paraId="00000A4D">
      <w:pPr>
        <w:spacing w:after="240" w:before="240" w:line="240" w:lineRule="auto"/>
        <w:rPr/>
      </w:pPr>
      <w:r w:rsidDel="00000000" w:rsidR="00000000" w:rsidRPr="00000000">
        <w:rPr>
          <w:rtl w:val="0"/>
        </w:rPr>
        <w:t xml:space="preserve">Scheduled: [Date, Time / Pending callback]</w:t>
      </w:r>
    </w:p>
    <w:p w:rsidR="00000000" w:rsidDel="00000000" w:rsidP="00000000" w:rsidRDefault="00000000" w:rsidRPr="00000000" w14:paraId="00000A4E">
      <w:pPr>
        <w:spacing w:after="240" w:before="240" w:line="240" w:lineRule="auto"/>
        <w:rPr/>
      </w:pPr>
      <w:r w:rsidDel="00000000" w:rsidR="00000000" w:rsidRPr="00000000">
        <w:rPr>
          <w:rtl w:val="0"/>
        </w:rPr>
        <w:t xml:space="preserve">Review Type: [Concurrent / Retrospective / Prior Authorization]</w:t>
      </w:r>
    </w:p>
    <w:p w:rsidR="00000000" w:rsidDel="00000000" w:rsidP="00000000" w:rsidRDefault="00000000" w:rsidRPr="00000000" w14:paraId="00000A4F">
      <w:pPr>
        <w:spacing w:after="240" w:before="240" w:line="240" w:lineRule="auto"/>
        <w:rPr/>
      </w:pPr>
      <w:r w:rsidDel="00000000" w:rsidR="00000000" w:rsidRPr="00000000">
        <w:rPr>
          <w:rtl w:val="0"/>
        </w:rPr>
        <w:t xml:space="preserve">Reviewer: [Payor MD name if known / TBD]</w:t>
      </w:r>
    </w:p>
    <w:p w:rsidR="00000000" w:rsidDel="00000000" w:rsidP="00000000" w:rsidRDefault="00000000" w:rsidRPr="00000000" w14:paraId="00000A50">
      <w:pPr>
        <w:spacing w:after="240" w:before="240" w:line="240" w:lineRule="auto"/>
        <w:rPr/>
      </w:pPr>
      <w:r w:rsidDel="00000000" w:rsidR="00000000" w:rsidRPr="00000000">
        <w:rPr>
          <w:rtl w:val="0"/>
        </w:rPr>
        <w:t xml:space="preserve">Reviewer Specialty: [Specialty if known / Unknown — look up before call]</w:t>
      </w:r>
    </w:p>
    <w:p w:rsidR="00000000" w:rsidDel="00000000" w:rsidP="00000000" w:rsidRDefault="00000000" w:rsidRPr="00000000" w14:paraId="00000A51">
      <w:pPr>
        <w:spacing w:after="240" w:before="240" w:line="240" w:lineRule="auto"/>
        <w:rPr>
          <w:b w:val="1"/>
          <w:bCs w:val="1"/>
        </w:rPr>
      </w:pPr>
      <w:r w:rsidDel="00000000" w:rsidR="00000000" w:rsidRPr="00000000">
        <w:rPr>
          <w:b w:val="1"/>
          <w:bCs w:val="1"/>
          <w:rtl w:val="0"/>
        </w:rPr>
        <w:t xml:space="preserve">ITEM UNDER REVIEW: [1-line — e.g., continued inpatient stay HD 6, authorization for IR embolization, coverage for buprenorphine/naloxone]</w:t>
      </w:r>
    </w:p>
    <w:p w:rsidR="00000000" w:rsidDel="00000000" w:rsidP="00000000" w:rsidRDefault="00000000" w:rsidRPr="00000000" w14:paraId="00000A52">
      <w:pPr>
        <w:spacing w:after="240" w:before="240" w:line="240" w:lineRule="auto"/>
        <w:rPr>
          <w:b w:val="1"/>
          <w:bCs w:val="1"/>
        </w:rPr>
      </w:pPr>
      <w:r w:rsidDel="00000000" w:rsidR="00000000" w:rsidRPr="00000000">
        <w:rPr>
          <w:b w:val="1"/>
          <w:bCs w:val="1"/>
          <w:rtl w:val="0"/>
        </w:rPr>
        <w:t xml:space="preserve">DENIAL RATIONALE (per payor):</w:t>
      </w:r>
    </w:p>
    <w:p w:rsidR="00000000" w:rsidDel="00000000" w:rsidP="00000000" w:rsidRDefault="00000000" w:rsidRPr="00000000" w14:paraId="00000A53">
      <w:pPr>
        <w:spacing w:after="240" w:before="240" w:line="240" w:lineRule="auto"/>
        <w:rPr>
          <w:i w:val="1"/>
          <w:iCs w:val="1"/>
        </w:rPr>
      </w:pPr>
      <w:r w:rsidDel="00000000" w:rsidR="00000000" w:rsidRPr="00000000">
        <w:rPr>
          <w:i w:val="1"/>
          <w:iCs w:val="1"/>
          <w:rtl w:val="0"/>
        </w:rPr>
        <w:t xml:space="preserve">[What the payor communicated as the reason for denial. Quote or paraphrase the specific language — this is what you are rebutting.]</w:t>
      </w:r>
    </w:p>
    <w:p w:rsidR="00000000" w:rsidDel="00000000" w:rsidP="00000000" w:rsidRDefault="00000000" w:rsidRPr="00000000" w14:paraId="00000A54">
      <w:pPr>
        <w:spacing w:after="240" w:before="240" w:line="240" w:lineRule="auto"/>
        <w:rPr/>
      </w:pPr>
      <w:r w:rsidDel="00000000" w:rsidR="00000000" w:rsidRPr="00000000">
        <w:rPr>
          <w:rtl w:val="0"/>
        </w:rPr>
        <w:t xml:space="preserve">[Payor's stated reason — e.g., "Patient meets criteria for step-down to observation status," "Procedure not medically necessary based on submitted documentation"]</w:t>
      </w:r>
    </w:p>
    <w:p w:rsidR="00000000" w:rsidDel="00000000" w:rsidP="00000000" w:rsidRDefault="00000000" w:rsidRPr="00000000" w14:paraId="00000A55">
      <w:pPr>
        <w:spacing w:after="240" w:before="240" w:line="240" w:lineRule="auto"/>
        <w:rPr>
          <w:b w:val="1"/>
          <w:bCs w:val="1"/>
        </w:rPr>
      </w:pPr>
      <w:r w:rsidDel="00000000" w:rsidR="00000000" w:rsidRPr="00000000">
        <w:rPr>
          <w:b w:val="1"/>
          <w:bCs w:val="1"/>
          <w:rtl w:val="0"/>
        </w:rPr>
        <w:t xml:space="preserve">CLINICAL JUSTIFICATION:</w:t>
      </w:r>
    </w:p>
    <w:p w:rsidR="00000000" w:rsidDel="00000000" w:rsidP="00000000" w:rsidRDefault="00000000" w:rsidRPr="00000000" w14:paraId="00000A56">
      <w:pPr>
        <w:spacing w:after="240" w:before="240" w:line="240" w:lineRule="auto"/>
        <w:rPr>
          <w:i w:val="1"/>
          <w:iCs w:val="1"/>
        </w:rPr>
      </w:pPr>
      <w:r w:rsidDel="00000000" w:rsidR="00000000" w:rsidRPr="00000000">
        <w:rPr>
          <w:i w:val="1"/>
          <w:iCs w:val="1"/>
          <w:rtl w:val="0"/>
        </w:rPr>
        <w:t xml:space="preserve">[1–2 paragraphs. Lead with clinical facts that directly rebut the denial rationale. Cite specific data points — vitals, labs, functional status, failed alternatives. Do NOT re-dictate the entire hospital course. Focus on what the payor needs to hear: why this service is necessary NOW, what has failed or is contraindicated, and quantified risk if denied.]</w:t>
      </w:r>
    </w:p>
    <w:p w:rsidR="00000000" w:rsidDel="00000000" w:rsidP="00000000" w:rsidRDefault="00000000" w:rsidRPr="00000000" w14:paraId="00000A57">
      <w:pPr>
        <w:spacing w:after="240" w:before="240" w:line="240" w:lineRule="auto"/>
        <w:rPr/>
      </w:pPr>
      <w:r w:rsidDel="00000000" w:rsidR="00000000" w:rsidRPr="00000000">
        <w:rPr>
          <w:rtl w:val="0"/>
        </w:rPr>
        <w:t xml:space="preserve">[Clinical argument with specific data, failed alternatives, and risk of harm]</w:t>
      </w:r>
    </w:p>
    <w:p w:rsidR="00000000" w:rsidDel="00000000" w:rsidP="00000000" w:rsidRDefault="00000000" w:rsidRPr="00000000" w14:paraId="00000A58">
      <w:pPr>
        <w:spacing w:after="240" w:before="240" w:line="240" w:lineRule="auto"/>
        <w:rPr>
          <w:b w:val="1"/>
          <w:bCs w:val="1"/>
        </w:rPr>
      </w:pPr>
      <w:r w:rsidDel="00000000" w:rsidR="00000000" w:rsidRPr="00000000">
        <w:rPr>
          <w:b w:val="1"/>
          <w:bCs w:val="1"/>
          <w:rtl w:val="0"/>
        </w:rPr>
        <w:t xml:space="preserve">CRITERIA REFERENCED:</w:t>
      </w:r>
    </w:p>
    <w:p w:rsidR="00000000" w:rsidDel="00000000" w:rsidP="00000000" w:rsidRDefault="00000000" w:rsidRPr="00000000" w14:paraId="00000A59">
      <w:pPr>
        <w:spacing w:after="240" w:before="240" w:line="240" w:lineRule="auto"/>
        <w:rPr>
          <w:i w:val="1"/>
          <w:iCs w:val="1"/>
        </w:rPr>
      </w:pPr>
      <w:r w:rsidDel="00000000" w:rsidR="00000000" w:rsidRPr="00000000">
        <w:rPr>
          <w:i w:val="1"/>
          <w:iCs w:val="1"/>
          <w:rtl w:val="0"/>
        </w:rPr>
        <w:t xml:space="preserve">[Name the clinical criteria the payor is applying and show how the patient meets them.]</w:t>
      </w:r>
    </w:p>
    <w:p w:rsidR="00000000" w:rsidDel="00000000" w:rsidP="00000000" w:rsidRDefault="00000000" w:rsidRPr="00000000" w14:paraId="00000A5A">
      <w:pPr>
        <w:spacing w:after="240" w:before="240" w:line="240" w:lineRule="auto"/>
        <w:rPr/>
      </w:pPr>
      <w:r w:rsidDel="00000000" w:rsidR="00000000" w:rsidRPr="00000000">
        <w:rPr>
          <w:rtl w:val="0"/>
        </w:rPr>
        <w:t xml:space="preserve">[Criteria set — e.g., InterQual 2024 / Milliman / MCG / CMS LCD / society guideline]</w:t>
      </w:r>
    </w:p>
    <w:p w:rsidR="00000000" w:rsidDel="00000000" w:rsidP="00000000" w:rsidRDefault="00000000" w:rsidRPr="00000000" w14:paraId="00000A5B">
      <w:pPr>
        <w:spacing w:after="240" w:before="240" w:line="240" w:lineRule="auto"/>
        <w:rPr/>
      </w:pPr>
      <w:r w:rsidDel="00000000" w:rsidR="00000000" w:rsidRPr="00000000">
        <w:rPr>
          <w:rtl w:val="0"/>
        </w:rPr>
        <w:t xml:space="preserve">[Specific criteria met — point by point if necessary]</w:t>
      </w:r>
    </w:p>
    <w:p w:rsidR="00000000" w:rsidDel="00000000" w:rsidP="00000000" w:rsidRDefault="00000000" w:rsidRPr="00000000" w14:paraId="00000A5C">
      <w:pPr>
        <w:spacing w:after="240" w:before="240" w:line="240" w:lineRule="auto"/>
        <w:rPr>
          <w:b w:val="1"/>
          <w:bCs w:val="1"/>
        </w:rPr>
      </w:pPr>
      <w:r w:rsidDel="00000000" w:rsidR="00000000" w:rsidRPr="00000000">
        <w:rPr>
          <w:b w:val="1"/>
          <w:bCs w:val="1"/>
          <w:rtl w:val="0"/>
        </w:rPr>
        <w:t xml:space="preserve">ANTICIPATED OBJECTIONS:</w:t>
      </w:r>
    </w:p>
    <w:p w:rsidR="00000000" w:rsidDel="00000000" w:rsidP="00000000" w:rsidRDefault="00000000" w:rsidRPr="00000000" w14:paraId="00000A5D">
      <w:pPr>
        <w:spacing w:after="240" w:before="240" w:line="240" w:lineRule="auto"/>
        <w:rPr>
          <w:i w:val="1"/>
          <w:iCs w:val="1"/>
        </w:rPr>
      </w:pPr>
      <w:r w:rsidDel="00000000" w:rsidR="00000000" w:rsidRPr="00000000">
        <w:rPr>
          <w:i w:val="1"/>
          <w:iCs w:val="1"/>
          <w:rtl w:val="0"/>
        </w:rPr>
        <w:t xml:space="preserve">[What will the payor medical director push back on? Prepare responses. If reviewer specialty is mismatched to the case, frame rebuttals in generalist-accessible language.]</w:t>
      </w:r>
    </w:p>
    <w:p w:rsidR="00000000" w:rsidDel="00000000" w:rsidP="00000000" w:rsidRDefault="00000000" w:rsidRPr="00000000" w14:paraId="00000A5E">
      <w:pPr>
        <w:numPr>
          <w:ilvl w:val="0"/>
          <w:numId w:val="5"/>
        </w:numPr>
        <w:spacing w:after="0" w:before="240" w:line="240" w:lineRule="auto"/>
        <w:ind w:left="720" w:hanging="360"/>
        <w:rPr/>
      </w:pPr>
      <w:r w:rsidDel="00000000" w:rsidR="00000000" w:rsidRPr="00000000">
        <w:rPr>
          <w:rtl w:val="0"/>
        </w:rPr>
        <w:t xml:space="preserve">[Anticipated objection — e.g., "Can this be done outpatient?"] — [Rebuttal with clinical rationale]</w:t>
      </w:r>
    </w:p>
    <w:p w:rsidR="00000000" w:rsidDel="00000000" w:rsidP="00000000" w:rsidRDefault="00000000" w:rsidRPr="00000000" w14:paraId="00000A5F">
      <w:pPr>
        <w:numPr>
          <w:ilvl w:val="0"/>
          <w:numId w:val="5"/>
        </w:numPr>
        <w:spacing w:after="240" w:before="0" w:line="240" w:lineRule="auto"/>
        <w:ind w:left="720" w:hanging="360"/>
        <w:rPr/>
      </w:pPr>
      <w:r w:rsidDel="00000000" w:rsidR="00000000" w:rsidRPr="00000000">
        <w:rPr>
          <w:rtl w:val="0"/>
        </w:rPr>
        <w:t xml:space="preserve">[Anticipated objection — e.g., "Step therapy not completed"] — [Rebuttal — e.g., contraindicated due to renal function]</w:t>
      </w:r>
    </w:p>
    <w:p w:rsidR="00000000" w:rsidDel="00000000" w:rsidP="00000000" w:rsidRDefault="00000000" w:rsidRPr="00000000" w14:paraId="00000A60">
      <w:pPr>
        <w:spacing w:after="240" w:before="240" w:line="240" w:lineRule="auto"/>
        <w:rPr>
          <w:b w:val="1"/>
          <w:bCs w:val="1"/>
        </w:rPr>
      </w:pPr>
      <w:r w:rsidDel="00000000" w:rsidR="00000000" w:rsidRPr="00000000">
        <w:rPr>
          <w:b w:val="1"/>
          <w:bCs w:val="1"/>
          <w:rtl w:val="0"/>
        </w:rPr>
        <w:t xml:space="preserve">FALLBACK POSITION:</w:t>
      </w:r>
    </w:p>
    <w:p w:rsidR="00000000" w:rsidDel="00000000" w:rsidP="00000000" w:rsidRDefault="00000000" w:rsidRPr="00000000" w14:paraId="00000A61">
      <w:pPr>
        <w:spacing w:after="240" w:before="240" w:line="240" w:lineRule="auto"/>
        <w:rPr>
          <w:i w:val="1"/>
          <w:iCs w:val="1"/>
        </w:rPr>
      </w:pPr>
      <w:r w:rsidDel="00000000" w:rsidR="00000000" w:rsidRPr="00000000">
        <w:rPr>
          <w:i w:val="1"/>
          <w:iCs w:val="1"/>
          <w:rtl w:val="0"/>
        </w:rPr>
        <w:t xml:space="preserve">[If the reviewer will not approve the primary request, what is the minimum acceptable outcome? Decide before the call — do not negotiate unprepared.]</w:t>
      </w:r>
    </w:p>
    <w:p w:rsidR="00000000" w:rsidDel="00000000" w:rsidP="00000000" w:rsidRDefault="00000000" w:rsidRPr="00000000" w14:paraId="00000A62">
      <w:pPr>
        <w:spacing w:after="240" w:before="240" w:line="240" w:lineRule="auto"/>
        <w:rPr/>
      </w:pPr>
      <w:r w:rsidDel="00000000" w:rsidR="00000000" w:rsidRPr="00000000">
        <w:rPr>
          <w:rtl w:val="0"/>
        </w:rPr>
        <w:t xml:space="preserve">Primary ask: [e.g., continued inpatient through HD 10]</w:t>
      </w:r>
    </w:p>
    <w:p w:rsidR="00000000" w:rsidDel="00000000" w:rsidP="00000000" w:rsidRDefault="00000000" w:rsidRPr="00000000" w14:paraId="00000A63">
      <w:pPr>
        <w:spacing w:after="240" w:before="240" w:line="240" w:lineRule="auto"/>
        <w:rPr/>
      </w:pPr>
      <w:r w:rsidDel="00000000" w:rsidR="00000000" w:rsidRPr="00000000">
        <w:rPr>
          <w:rtl w:val="0"/>
        </w:rPr>
        <w:t xml:space="preserve">Acceptable fallback: [e.g., observation status conversion with 48-hour reassessment; 5-day authorization with concurrent re-review]</w:t>
      </w:r>
    </w:p>
    <w:p w:rsidR="00000000" w:rsidDel="00000000" w:rsidP="00000000" w:rsidRDefault="00000000" w:rsidRPr="00000000" w14:paraId="00000A64">
      <w:pPr>
        <w:spacing w:after="240" w:before="240" w:line="240" w:lineRule="auto"/>
        <w:rPr/>
      </w:pPr>
      <w:r w:rsidDel="00000000" w:rsidR="00000000" w:rsidRPr="00000000">
        <w:rPr>
          <w:rtl w:val="0"/>
        </w:rPr>
        <w:t xml:space="preserve">Walk-away: [e.g., proceed to formal appeal if reviewer will not approve at least observation level]</w:t>
      </w:r>
    </w:p>
    <w:p w:rsidR="00000000" w:rsidDel="00000000" w:rsidP="00000000" w:rsidRDefault="00000000" w:rsidRPr="00000000" w14:paraId="00000A65">
      <w:pPr>
        <w:spacing w:after="240" w:before="240" w:line="240" w:lineRule="auto"/>
        <w:rPr>
          <w:b w:val="1"/>
          <w:bCs w:val="1"/>
        </w:rPr>
      </w:pPr>
      <w:r w:rsidDel="00000000" w:rsidR="00000000" w:rsidRPr="00000000">
        <w:rPr>
          <w:b w:val="1"/>
          <w:bCs w:val="1"/>
          <w:rtl w:val="0"/>
        </w:rPr>
        <w:t xml:space="preserve">SUPPORTING DOCUMENTATION:</w:t>
      </w:r>
    </w:p>
    <w:p w:rsidR="00000000" w:rsidDel="00000000" w:rsidP="00000000" w:rsidRDefault="00000000" w:rsidRPr="00000000" w14:paraId="00000A66">
      <w:pPr>
        <w:spacing w:after="240" w:before="240" w:line="240" w:lineRule="auto"/>
        <w:rPr/>
      </w:pPr>
      <w:r w:rsidDel="00000000" w:rsidR="00000000" w:rsidRPr="00000000">
        <w:rPr>
          <w:rtl w:val="0"/>
        </w:rPr>
        <w:t xml:space="preserve">Submitted: [List — e.g., H&amp;P, progress notes, labs, imaging]</w:t>
      </w:r>
    </w:p>
    <w:p w:rsidR="00000000" w:rsidDel="00000000" w:rsidP="00000000" w:rsidRDefault="00000000" w:rsidRPr="00000000" w14:paraId="00000A67">
      <w:pPr>
        <w:spacing w:after="240" w:before="240" w:line="240" w:lineRule="auto"/>
        <w:rPr/>
      </w:pPr>
      <w:r w:rsidDel="00000000" w:rsidR="00000000" w:rsidRPr="00000000">
        <w:rPr>
          <w:rtl w:val="0"/>
        </w:rPr>
        <w:t xml:space="preserve">Still needed: [Documents that strengthen the case but have not yet been sent]</w:t>
      </w:r>
    </w:p>
    <w:p w:rsidR="00000000" w:rsidDel="00000000" w:rsidP="00000000" w:rsidRDefault="00000000" w:rsidRPr="00000000" w14:paraId="00000A68">
      <w:pPr>
        <w:spacing w:after="240" w:before="240" w:line="240" w:lineRule="auto"/>
        <w:rPr>
          <w:b w:val="1"/>
          <w:bCs w:val="1"/>
        </w:rPr>
      </w:pPr>
      <w:r w:rsidDel="00000000" w:rsidR="00000000" w:rsidRPr="00000000">
        <w:rPr>
          <w:b w:val="1"/>
          <w:bCs w:val="1"/>
          <w:rtl w:val="0"/>
        </w:rPr>
        <w:t xml:space="preserve">IF DENIED: [Next step — formal written appeal / expedited appeal / state commissioner / CMS redetermination]</w:t>
      </w:r>
    </w:p>
    <w:p w:rsidR="00000000" w:rsidDel="00000000" w:rsidP="00000000" w:rsidRDefault="00000000" w:rsidRPr="00000000" w14:paraId="00000A69">
      <w:pPr>
        <w:spacing w:after="240" w:before="240" w:line="240" w:lineRule="auto"/>
        <w:rPr/>
      </w:pPr>
      <w:r w:rsidDel="00000000" w:rsidR="00000000" w:rsidRPr="00000000">
        <w:rPr>
          <w:rtl w:val="0"/>
        </w:rPr>
        <w:t xml:space="preserve">Electronically signed by: [Name, MD]</w:t>
      </w:r>
    </w:p>
    <w:p w:rsidR="00000000" w:rsidDel="00000000" w:rsidP="00000000" w:rsidRDefault="00000000" w:rsidRPr="00000000" w14:paraId="00000A6A">
      <w:pPr>
        <w:spacing w:after="240" w:before="240" w:line="240" w:lineRule="auto"/>
        <w:rPr/>
      </w:pPr>
      <w:r w:rsidDel="00000000" w:rsidR="00000000" w:rsidRPr="00000000">
        <w:rPr>
          <w:rtl w:val="0"/>
        </w:rPr>
        <w:t xml:space="preserve">Date: [MM/DD/YYYY HH:MM]</w:t>
      </w:r>
    </w:p>
    <w:p w:rsidR="00000000" w:rsidDel="00000000" w:rsidP="00000000" w:rsidRDefault="00000000" w:rsidRPr="00000000" w14:paraId="00000A6B">
      <w:pPr>
        <w:spacing w:after="240" w:before="240" w:line="240" w:lineRule="auto"/>
        <w:rPr/>
      </w:pPr>
      <w:r w:rsidDel="00000000" w:rsidR="00000000" w:rsidRPr="00000000">
        <w:rPr>
          <w:rtl w:val="0"/>
        </w:rPr>
      </w:r>
    </w:p>
    <w:p w:rsidR="00000000" w:rsidDel="00000000" w:rsidP="00000000" w:rsidRDefault="00000000" w:rsidRPr="00000000" w14:paraId="00000A6C">
      <w:pPr>
        <w:spacing w:after="240" w:before="240" w:lin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vuyguqyiuj9"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UTILIZATION REVIEW</w:t>
      </w:r>
      <w:r w:rsidDel="00000000" w:rsidR="00000000" w:rsidRPr="00000000">
        <w:rPr>
          <w:sz w:val="52"/>
          <w:rtl w:val="0"/>
        </w:rPr>
      </w:r>
    </w:p>
    <w:p w:rsidR="00000000" w:rsidDel="00000000" w:rsidP="00000000" w:rsidRDefault="00000000" w:rsidRPr="00000000" w14:paraId="00000A6E">
      <w:pPr>
        <w:spacing w:after="240" w:before="240" w:line="240" w:lineRule="auto"/>
        <w:rPr>
          <w:b w:val="1"/>
          <w:bCs w:val="1"/>
        </w:rPr>
      </w:pPr>
      <w:r w:rsidDel="00000000" w:rsidR="00000000" w:rsidRPr="00000000">
        <w:rPr>
          <w:b w:val="1"/>
          <w:bCs w:val="1"/>
          <w:rtl w:val="0"/>
        </w:rPr>
        <w:t xml:space="preserve">UTILIZATION REVIEW DETERMINATION</w:t>
      </w:r>
    </w:p>
    <w:p w:rsidR="00000000" w:rsidDel="00000000" w:rsidP="00000000" w:rsidRDefault="00000000" w:rsidRPr="00000000" w14:paraId="00000A6F">
      <w:pPr>
        <w:spacing w:after="240" w:before="240" w:line="240" w:lineRule="auto"/>
        <w:rPr/>
      </w:pPr>
      <w:r w:rsidDel="00000000" w:rsidR="00000000" w:rsidRPr="00000000">
        <w:rPr>
          <w:rtl w:val="0"/>
        </w:rPr>
        <w:t xml:space="preserve">Target length: ~1 page</w:t>
      </w:r>
    </w:p>
    <w:p w:rsidR="00000000" w:rsidDel="00000000" w:rsidP="00000000" w:rsidRDefault="00000000" w:rsidRPr="00000000" w14:paraId="00000A70">
      <w:pPr>
        <w:spacing w:after="240" w:before="240" w:line="240" w:lineRule="auto"/>
        <w:rPr>
          <w:i w:val="1"/>
          <w:iCs w:val="1"/>
        </w:rPr>
      </w:pPr>
      <w:r w:rsidDel="00000000" w:rsidR="00000000" w:rsidRPr="00000000">
        <w:rPr>
          <w:i w:val="1"/>
          <w:iCs w:val="1"/>
          <w:rtl w:val="0"/>
        </w:rPr>
        <w:t xml:space="preserve">[Written by the payor-side physician or utilization review nurse documenting the coverage decision. This is the payor's document — not the treating physician's. It records the clinical information reviewed, criteria applied, and the determination with rationale. Distinct from the appeal letter (which is the treating physician pushing back) — this is the other side of the conversation.]</w:t>
      </w:r>
    </w:p>
    <w:p w:rsidR="00000000" w:rsidDel="00000000" w:rsidP="00000000" w:rsidRDefault="00000000" w:rsidRPr="00000000" w14:paraId="00000A71">
      <w:pPr>
        <w:spacing w:after="240" w:before="240" w:line="240" w:lineRule="auto"/>
        <w:rPr>
          <w:b w:val="1"/>
          <w:bCs w:val="1"/>
        </w:rPr>
      </w:pPr>
      <w:r w:rsidDel="00000000" w:rsidR="00000000" w:rsidRPr="00000000">
        <w:rPr>
          <w:b w:val="1"/>
          <w:bCs w:val="1"/>
          <w:rtl w:val="0"/>
        </w:rPr>
        <w:t xml:space="preserve">[DOCUMENT LABEL] — Utilization Review Determination</w:t>
      </w:r>
    </w:p>
    <w:p w:rsidR="00000000" w:rsidDel="00000000" w:rsidP="00000000" w:rsidRDefault="00000000" w:rsidRPr="00000000" w14:paraId="00000A72">
      <w:pPr>
        <w:spacing w:after="240" w:before="240" w:line="240" w:lineRule="auto"/>
        <w:rPr>
          <w:b w:val="1"/>
          <w:bCs w:val="1"/>
        </w:rPr>
      </w:pPr>
      <w:r w:rsidDel="00000000" w:rsidR="00000000" w:rsidRPr="00000000">
        <w:rPr>
          <w:b w:val="1"/>
          <w:bCs w:val="1"/>
          <w:rtl w:val="0"/>
        </w:rPr>
        <w:t xml:space="preserve">UTILIZATION REVIEW DETERMINATION</w:t>
      </w:r>
    </w:p>
    <w:p w:rsidR="00000000" w:rsidDel="00000000" w:rsidP="00000000" w:rsidRDefault="00000000" w:rsidRPr="00000000" w14:paraId="00000A73">
      <w:pPr>
        <w:spacing w:after="240" w:before="240" w:line="240" w:lineRule="auto"/>
        <w:rPr/>
      </w:pPr>
      <w:r w:rsidDel="00000000" w:rsidR="00000000" w:rsidRPr="00000000">
        <w:rPr>
          <w:rtl w:val="0"/>
        </w:rPr>
        <w:t xml:space="preserve">Case/Authorization #: [Number]</w:t>
      </w:r>
    </w:p>
    <w:p w:rsidR="00000000" w:rsidDel="00000000" w:rsidP="00000000" w:rsidRDefault="00000000" w:rsidRPr="00000000" w14:paraId="00000A74">
      <w:pPr>
        <w:spacing w:after="240" w:before="240" w:line="240" w:lineRule="auto"/>
        <w:rPr/>
      </w:pPr>
      <w:r w:rsidDel="00000000" w:rsidR="00000000" w:rsidRPr="00000000">
        <w:rPr>
          <w:rtl w:val="0"/>
        </w:rPr>
        <w:t xml:space="preserve">Date of Review: [MM/DD/YYYY]</w:t>
      </w:r>
    </w:p>
    <w:p w:rsidR="00000000" w:rsidDel="00000000" w:rsidP="00000000" w:rsidRDefault="00000000" w:rsidRPr="00000000" w14:paraId="00000A75">
      <w:pPr>
        <w:spacing w:after="240" w:before="240" w:line="240" w:lineRule="auto"/>
        <w:rPr/>
      </w:pPr>
      <w:r w:rsidDel="00000000" w:rsidR="00000000" w:rsidRPr="00000000">
        <w:rPr>
          <w:rtl w:val="0"/>
        </w:rPr>
        <w:t xml:space="preserve">Reviewer: [Name, Credentials] | [Payor / UM Organization]</w:t>
      </w:r>
    </w:p>
    <w:p w:rsidR="00000000" w:rsidDel="00000000" w:rsidP="00000000" w:rsidRDefault="00000000" w:rsidRPr="00000000" w14:paraId="00000A76">
      <w:pPr>
        <w:spacing w:after="240" w:before="240" w:line="240" w:lineRule="auto"/>
        <w:rPr>
          <w:b w:val="1"/>
          <w:bCs w:val="1"/>
        </w:rPr>
      </w:pPr>
      <w:r w:rsidDel="00000000" w:rsidR="00000000" w:rsidRPr="00000000">
        <w:rPr>
          <w:b w:val="1"/>
          <w:bCs w:val="1"/>
          <w:rtl w:val="0"/>
        </w:rPr>
        <w:t xml:space="preserve">MEMBER AND PROVIDER INFORMATION:</w:t>
      </w:r>
    </w:p>
    <w:p w:rsidR="00000000" w:rsidDel="00000000" w:rsidP="00000000" w:rsidRDefault="00000000" w:rsidRPr="00000000" w14:paraId="00000A77">
      <w:pPr>
        <w:spacing w:after="240" w:before="240" w:line="240" w:lineRule="auto"/>
        <w:rPr/>
      </w:pPr>
      <w:r w:rsidDel="00000000" w:rsidR="00000000" w:rsidRPr="00000000">
        <w:rPr>
          <w:rtl w:val="0"/>
        </w:rPr>
        <w:t xml:space="preserve">Member: [Full Name] | DOB: [DOB] | Member ID: [Number]</w:t>
      </w:r>
    </w:p>
    <w:p w:rsidR="00000000" w:rsidDel="00000000" w:rsidP="00000000" w:rsidRDefault="00000000" w:rsidRPr="00000000" w14:paraId="00000A78">
      <w:pPr>
        <w:spacing w:after="240" w:before="240" w:line="240" w:lineRule="auto"/>
        <w:rPr/>
      </w:pPr>
      <w:r w:rsidDel="00000000" w:rsidR="00000000" w:rsidRPr="00000000">
        <w:rPr>
          <w:rtl w:val="0"/>
        </w:rPr>
        <w:t xml:space="preserve">Requesting Provider: [Name, Credentials, NPI]</w:t>
      </w:r>
    </w:p>
    <w:p w:rsidR="00000000" w:rsidDel="00000000" w:rsidP="00000000" w:rsidRDefault="00000000" w:rsidRPr="00000000" w14:paraId="00000A79">
      <w:pPr>
        <w:spacing w:after="240" w:before="240" w:line="240" w:lineRule="auto"/>
        <w:rPr/>
      </w:pPr>
      <w:r w:rsidDel="00000000" w:rsidR="00000000" w:rsidRPr="00000000">
        <w:rPr>
          <w:rtl w:val="0"/>
        </w:rPr>
        <w:t xml:space="preserve">Facility: [Hospital / Practice name]</w:t>
      </w:r>
    </w:p>
    <w:p w:rsidR="00000000" w:rsidDel="00000000" w:rsidP="00000000" w:rsidRDefault="00000000" w:rsidRPr="00000000" w14:paraId="00000A7A">
      <w:pPr>
        <w:spacing w:after="240" w:before="240" w:line="240" w:lineRule="auto"/>
        <w:rPr>
          <w:b w:val="1"/>
          <w:bCs w:val="1"/>
        </w:rPr>
      </w:pPr>
      <w:r w:rsidDel="00000000" w:rsidR="00000000" w:rsidRPr="00000000">
        <w:rPr>
          <w:b w:val="1"/>
          <w:bCs w:val="1"/>
          <w:rtl w:val="0"/>
        </w:rPr>
        <w:t xml:space="preserve">SERVICE DETAILS:</w:t>
      </w:r>
    </w:p>
    <w:p w:rsidR="00000000" w:rsidDel="00000000" w:rsidP="00000000" w:rsidRDefault="00000000" w:rsidRPr="00000000" w14:paraId="00000A7B">
      <w:pPr>
        <w:spacing w:after="240" w:before="240" w:line="240" w:lineRule="auto"/>
        <w:rPr/>
      </w:pPr>
      <w:r w:rsidDel="00000000" w:rsidR="00000000" w:rsidRPr="00000000">
        <w:rPr>
          <w:rtl w:val="0"/>
        </w:rPr>
        <w:t xml:space="preserve">Review Type: [Precertification / Concurrent / Retrospective]</w:t>
      </w:r>
    </w:p>
    <w:p w:rsidR="00000000" w:rsidDel="00000000" w:rsidP="00000000" w:rsidRDefault="00000000" w:rsidRPr="00000000" w14:paraId="00000A7C">
      <w:pPr>
        <w:spacing w:after="240" w:before="240" w:line="240" w:lineRule="auto"/>
        <w:rPr/>
      </w:pPr>
      <w:r w:rsidDel="00000000" w:rsidR="00000000" w:rsidRPr="00000000">
        <w:rPr>
          <w:rtl w:val="0"/>
        </w:rPr>
        <w:t xml:space="preserve">Date(s) of Service: [Admission date / Procedure date / Prescription dates]</w:t>
      </w:r>
    </w:p>
    <w:p w:rsidR="00000000" w:rsidDel="00000000" w:rsidP="00000000" w:rsidRDefault="00000000" w:rsidRPr="00000000" w14:paraId="00000A7D">
      <w:pPr>
        <w:spacing w:after="240" w:before="240" w:line="240" w:lineRule="auto"/>
        <w:rPr/>
      </w:pPr>
      <w:r w:rsidDel="00000000" w:rsidR="00000000" w:rsidRPr="00000000">
        <w:rPr>
          <w:rtl w:val="0"/>
        </w:rPr>
        <w:t xml:space="preserve">Service Requested: [Specific service with codes]</w:t>
      </w:r>
    </w:p>
    <w:p w:rsidR="00000000" w:rsidDel="00000000" w:rsidP="00000000" w:rsidRDefault="00000000" w:rsidRPr="00000000" w14:paraId="00000A7E">
      <w:pPr>
        <w:spacing w:after="240" w:before="240" w:line="240" w:lineRule="auto"/>
        <w:rPr/>
      </w:pPr>
      <w:r w:rsidDel="00000000" w:rsidR="00000000" w:rsidRPr="00000000">
        <w:rPr>
          <w:rtl w:val="0"/>
        </w:rPr>
        <w:t xml:space="preserve">Diagnosis: [ICD-10 code(s) and description]</w:t>
      </w:r>
    </w:p>
    <w:p w:rsidR="00000000" w:rsidDel="00000000" w:rsidP="00000000" w:rsidRDefault="00000000" w:rsidRPr="00000000" w14:paraId="00000A7F">
      <w:pPr>
        <w:spacing w:after="240" w:before="240" w:line="240" w:lineRule="auto"/>
        <w:rPr/>
      </w:pPr>
      <w:r w:rsidDel="00000000" w:rsidR="00000000" w:rsidRPr="00000000">
        <w:rPr>
          <w:rtl w:val="0"/>
        </w:rPr>
        <w:t xml:space="preserve">Procedure/Service Codes: [CPT / HCPCS / J-Code / Revenue code]</w:t>
      </w:r>
    </w:p>
    <w:p w:rsidR="00000000" w:rsidDel="00000000" w:rsidP="00000000" w:rsidRDefault="00000000" w:rsidRPr="00000000" w14:paraId="00000A80">
      <w:pPr>
        <w:spacing w:after="240" w:before="240" w:line="240" w:lineRule="auto"/>
        <w:rPr/>
      </w:pPr>
      <w:r w:rsidDel="00000000" w:rsidR="00000000" w:rsidRPr="00000000">
        <w:rPr>
          <w:rtl w:val="0"/>
        </w:rPr>
        <w:t xml:space="preserve">Requested Level of Care: [Inpatient / Observation / SNF / Home Health / Outpatient]</w:t>
      </w:r>
    </w:p>
    <w:p w:rsidR="00000000" w:rsidDel="00000000" w:rsidP="00000000" w:rsidRDefault="00000000" w:rsidRPr="00000000" w14:paraId="00000A81">
      <w:pPr>
        <w:spacing w:after="240" w:before="240" w:line="240" w:lineRule="auto"/>
        <w:rPr>
          <w:b w:val="1"/>
          <w:bCs w:val="1"/>
        </w:rPr>
      </w:pPr>
      <w:r w:rsidDel="00000000" w:rsidR="00000000" w:rsidRPr="00000000">
        <w:rPr>
          <w:b w:val="1"/>
          <w:bCs w:val="1"/>
          <w:rtl w:val="0"/>
        </w:rPr>
        <w:t xml:space="preserve">CLINICAL INFORMATION REVIEWED:</w:t>
      </w:r>
    </w:p>
    <w:p w:rsidR="00000000" w:rsidDel="00000000" w:rsidP="00000000" w:rsidRDefault="00000000" w:rsidRPr="00000000" w14:paraId="00000A82">
      <w:pPr>
        <w:spacing w:after="240" w:before="240" w:line="240" w:lineRule="auto"/>
        <w:rPr>
          <w:i w:val="1"/>
          <w:iCs w:val="1"/>
        </w:rPr>
      </w:pPr>
      <w:r w:rsidDel="00000000" w:rsidR="00000000" w:rsidRPr="00000000">
        <w:rPr>
          <w:i w:val="1"/>
          <w:iCs w:val="1"/>
          <w:rtl w:val="0"/>
        </w:rPr>
        <w:t xml:space="preserve">[List the specific documents and data points the reviewer considered. Be explicit — what was available and what was missing.]</w:t>
      </w:r>
    </w:p>
    <w:p w:rsidR="00000000" w:rsidDel="00000000" w:rsidP="00000000" w:rsidRDefault="00000000" w:rsidRPr="00000000" w14:paraId="00000A83">
      <w:pPr>
        <w:spacing w:after="240" w:before="240" w:line="240" w:lineRule="auto"/>
        <w:rPr/>
      </w:pPr>
      <w:r w:rsidDel="00000000" w:rsidR="00000000" w:rsidRPr="00000000">
        <w:rPr>
          <w:rtl w:val="0"/>
        </w:rPr>
        <w:t xml:space="preserve">[Documents reviewed — e.g., H&amp;P, progress notes dated X–Y, labs, imaging, consult notes]</w:t>
      </w:r>
    </w:p>
    <w:p w:rsidR="00000000" w:rsidDel="00000000" w:rsidP="00000000" w:rsidRDefault="00000000" w:rsidRPr="00000000" w14:paraId="00000A84">
      <w:pPr>
        <w:spacing w:after="240" w:before="240" w:line="240" w:lineRule="auto"/>
        <w:rPr/>
      </w:pPr>
      <w:r w:rsidDel="00000000" w:rsidR="00000000" w:rsidRPr="00000000">
        <w:rPr>
          <w:rtl w:val="0"/>
        </w:rPr>
        <w:t xml:space="preserve">[Information requested but not received, if applicable]</w:t>
      </w:r>
    </w:p>
    <w:p w:rsidR="00000000" w:rsidDel="00000000" w:rsidP="00000000" w:rsidRDefault="00000000" w:rsidRPr="00000000" w14:paraId="00000A85">
      <w:pPr>
        <w:spacing w:after="240" w:before="240" w:line="240" w:lineRule="auto"/>
        <w:rPr>
          <w:b w:val="1"/>
          <w:bCs w:val="1"/>
        </w:rPr>
      </w:pPr>
      <w:r w:rsidDel="00000000" w:rsidR="00000000" w:rsidRPr="00000000">
        <w:rPr>
          <w:b w:val="1"/>
          <w:bCs w:val="1"/>
          <w:rtl w:val="0"/>
        </w:rPr>
        <w:t xml:space="preserve">CRITERIA APPLIED:</w:t>
      </w:r>
    </w:p>
    <w:p w:rsidR="00000000" w:rsidDel="00000000" w:rsidP="00000000" w:rsidRDefault="00000000" w:rsidRPr="00000000" w14:paraId="00000A86">
      <w:pPr>
        <w:spacing w:after="240" w:before="240" w:line="240" w:lineRule="auto"/>
        <w:rPr/>
      </w:pPr>
      <w:r w:rsidDel="00000000" w:rsidR="00000000" w:rsidRPr="00000000">
        <w:rPr>
          <w:rtl w:val="0"/>
        </w:rPr>
        <w:t xml:space="preserve">[Criteria set and edition — e.g., InterQual 2024 Acute Adult, Milliman Care Guidelines, MCG 27th Edition, CMS NCD/LCD, plan medical policy number]</w:t>
      </w:r>
    </w:p>
    <w:p w:rsidR="00000000" w:rsidDel="00000000" w:rsidP="00000000" w:rsidRDefault="00000000" w:rsidRPr="00000000" w14:paraId="00000A87">
      <w:pPr>
        <w:spacing w:after="240" w:before="240" w:line="240" w:lineRule="auto"/>
        <w:rPr/>
      </w:pPr>
      <w:r w:rsidDel="00000000" w:rsidR="00000000" w:rsidRPr="00000000">
        <w:rPr>
          <w:rtl w:val="0"/>
        </w:rPr>
        <w:t xml:space="preserve">[Specific criteria subset — e.g., "Inpatient admission, respiratory failure, adult"]</w:t>
      </w:r>
    </w:p>
    <w:p w:rsidR="00000000" w:rsidDel="00000000" w:rsidP="00000000" w:rsidRDefault="00000000" w:rsidRPr="00000000" w14:paraId="00000A88">
      <w:pPr>
        <w:spacing w:after="240" w:before="240" w:line="240" w:lineRule="auto"/>
        <w:rPr>
          <w:b w:val="1"/>
          <w:bCs w:val="1"/>
        </w:rPr>
      </w:pPr>
      <w:r w:rsidDel="00000000" w:rsidR="00000000" w:rsidRPr="00000000">
        <w:rPr>
          <w:b w:val="1"/>
          <w:bCs w:val="1"/>
          <w:rtl w:val="0"/>
        </w:rPr>
        <w:t xml:space="preserve">CLINICAL SUMMARY PER SUBMITTED RECORDS:</w:t>
      </w:r>
    </w:p>
    <w:p w:rsidR="00000000" w:rsidDel="00000000" w:rsidP="00000000" w:rsidRDefault="00000000" w:rsidRPr="00000000" w14:paraId="00000A89">
      <w:pPr>
        <w:spacing w:after="240" w:before="240" w:line="240" w:lineRule="auto"/>
        <w:rPr>
          <w:i w:val="1"/>
          <w:iCs w:val="1"/>
        </w:rPr>
      </w:pPr>
      <w:r w:rsidDel="00000000" w:rsidR="00000000" w:rsidRPr="00000000">
        <w:rPr>
          <w:i w:val="1"/>
          <w:iCs w:val="1"/>
          <w:rtl w:val="0"/>
        </w:rPr>
        <w:t xml:space="preserve">[1 paragraph. The reviewer's summary of the clinical picture based on what was submitted — factual, neutral tone.]</w:t>
      </w:r>
    </w:p>
    <w:p w:rsidR="00000000" w:rsidDel="00000000" w:rsidP="00000000" w:rsidRDefault="00000000" w:rsidRPr="00000000" w14:paraId="00000A8A">
      <w:pPr>
        <w:spacing w:after="240" w:before="240" w:line="240" w:lineRule="auto"/>
        <w:rPr/>
      </w:pPr>
      <w:r w:rsidDel="00000000" w:rsidR="00000000" w:rsidRPr="00000000">
        <w:rPr>
          <w:rtl w:val="0"/>
        </w:rPr>
        <w:t xml:space="preserve">[Summary of clinical status as documented in submitted records]</w:t>
      </w:r>
    </w:p>
    <w:p w:rsidR="00000000" w:rsidDel="00000000" w:rsidP="00000000" w:rsidRDefault="00000000" w:rsidRPr="00000000" w14:paraId="00000A8B">
      <w:pPr>
        <w:spacing w:after="240" w:before="240" w:line="240" w:lineRule="auto"/>
        <w:rPr>
          <w:b w:val="1"/>
          <w:bCs w:val="1"/>
        </w:rPr>
      </w:pPr>
      <w:r w:rsidDel="00000000" w:rsidR="00000000" w:rsidRPr="00000000">
        <w:rPr>
          <w:b w:val="1"/>
          <w:bCs w:val="1"/>
          <w:rtl w:val="0"/>
        </w:rPr>
        <w:t xml:space="preserve">DETERMINATION:</w:t>
      </w:r>
    </w:p>
    <w:p w:rsidR="00000000" w:rsidDel="00000000" w:rsidP="00000000" w:rsidRDefault="00000000" w:rsidRPr="00000000" w14:paraId="00000A8C">
      <w:pPr>
        <w:spacing w:after="240" w:before="240" w:line="240" w:lineRule="auto"/>
        <w:rPr/>
      </w:pPr>
      <w:r w:rsidDel="00000000" w:rsidR="00000000" w:rsidRPr="00000000">
        <w:rPr>
          <w:rtl w:val="0"/>
        </w:rPr>
        <w:t xml:space="preserve">Decision: [APPROVED / DENIED / MODIFIED — specify]</w:t>
      </w:r>
    </w:p>
    <w:p w:rsidR="00000000" w:rsidDel="00000000" w:rsidP="00000000" w:rsidRDefault="00000000" w:rsidRPr="00000000" w14:paraId="00000A8D">
      <w:pPr>
        <w:spacing w:after="240" w:before="240" w:line="240" w:lineRule="auto"/>
        <w:rPr/>
      </w:pPr>
      <w:r w:rsidDel="00000000" w:rsidR="00000000" w:rsidRPr="00000000">
        <w:rPr>
          <w:rtl w:val="0"/>
        </w:rPr>
        <w:t xml:space="preserve">Requested: [Level of care / service as submitted]</w:t>
      </w:r>
    </w:p>
    <w:p w:rsidR="00000000" w:rsidDel="00000000" w:rsidP="00000000" w:rsidRDefault="00000000" w:rsidRPr="00000000" w14:paraId="00000A8E">
      <w:pPr>
        <w:spacing w:after="240" w:before="240" w:line="240" w:lineRule="auto"/>
        <w:rPr/>
      </w:pPr>
      <w:r w:rsidDel="00000000" w:rsidR="00000000" w:rsidRPr="00000000">
        <w:rPr>
          <w:rtl w:val="0"/>
        </w:rPr>
        <w:t xml:space="preserve">Approved: [What was actually authorized, if different — e.g., "Observation status approved through [date]" or "Home health approved in lieu of SNF"]</w:t>
      </w:r>
    </w:p>
    <w:p w:rsidR="00000000" w:rsidDel="00000000" w:rsidP="00000000" w:rsidRDefault="00000000" w:rsidRPr="00000000" w14:paraId="00000A8F">
      <w:pPr>
        <w:spacing w:after="240" w:before="240" w:line="240" w:lineRule="auto"/>
        <w:rPr/>
      </w:pPr>
      <w:r w:rsidDel="00000000" w:rsidR="00000000" w:rsidRPr="00000000">
        <w:rPr>
          <w:rtl w:val="0"/>
        </w:rPr>
        <w:t xml:space="preserve">Denied: [What was specifically not authorized]</w:t>
      </w:r>
    </w:p>
    <w:p w:rsidR="00000000" w:rsidDel="00000000" w:rsidP="00000000" w:rsidRDefault="00000000" w:rsidRPr="00000000" w14:paraId="00000A90">
      <w:pPr>
        <w:spacing w:after="240" w:before="240" w:lin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A91">
      <w:pPr>
        <w:spacing w:after="240" w:before="240" w:line="240" w:lineRule="auto"/>
        <w:rPr>
          <w:i w:val="1"/>
          <w:iCs w:val="1"/>
        </w:rPr>
      </w:pPr>
      <w:r w:rsidDel="00000000" w:rsidR="00000000" w:rsidRPr="00000000">
        <w:rPr>
          <w:i w:val="1"/>
          <w:iCs w:val="1"/>
          <w:rtl w:val="0"/>
        </w:rPr>
        <w:t xml:space="preserve">[1–2 paragraphs. Why the determination was made. If denied or modified, cite which specific criteria were not met. If approved, state which criteria were satisfied.]</w:t>
      </w:r>
    </w:p>
    <w:p w:rsidR="00000000" w:rsidDel="00000000" w:rsidP="00000000" w:rsidRDefault="00000000" w:rsidRPr="00000000" w14:paraId="00000A92">
      <w:pPr>
        <w:spacing w:after="240" w:before="240" w:line="240" w:lineRule="auto"/>
        <w:rPr/>
      </w:pPr>
      <w:r w:rsidDel="00000000" w:rsidR="00000000" w:rsidRPr="00000000">
        <w:rPr>
          <w:rtl w:val="0"/>
        </w:rPr>
        <w:t xml:space="preserve">[Specific rationale tied to criteria — e.g., "The submitted documentation does not demonstrate that the patient meets severity-of-illness criteria for continued inpatient stay as of HD 6. Vitals are stable, oral intake is adequate, and no IV medications are currently required."]</w:t>
      </w:r>
    </w:p>
    <w:p w:rsidR="00000000" w:rsidDel="00000000" w:rsidP="00000000" w:rsidRDefault="00000000" w:rsidRPr="00000000" w14:paraId="00000A93">
      <w:pPr>
        <w:spacing w:after="240" w:before="240" w:line="240" w:lineRule="auto"/>
        <w:rPr>
          <w:b w:val="1"/>
          <w:bCs w:val="1"/>
        </w:rPr>
      </w:pPr>
      <w:r w:rsidDel="00000000" w:rsidR="00000000" w:rsidRPr="00000000">
        <w:rPr>
          <w:b w:val="1"/>
          <w:bCs w:val="1"/>
          <w:rtl w:val="0"/>
        </w:rPr>
        <w:t xml:space="preserve">PEER-TO-PEER REVIEW:</w:t>
      </w:r>
    </w:p>
    <w:p w:rsidR="00000000" w:rsidDel="00000000" w:rsidP="00000000" w:rsidRDefault="00000000" w:rsidRPr="00000000" w14:paraId="00000A94">
      <w:pPr>
        <w:spacing w:after="240" w:before="240" w:line="240" w:lineRule="auto"/>
        <w:rPr>
          <w:i w:val="1"/>
          <w:iCs w:val="1"/>
        </w:rPr>
      </w:pPr>
      <w:r w:rsidDel="00000000" w:rsidR="00000000" w:rsidRPr="00000000">
        <w:rPr>
          <w:i w:val="1"/>
          <w:iCs w:val="1"/>
          <w:rtl w:val="0"/>
        </w:rPr>
        <w:t xml:space="preserve">[Payor must offer P2P before requiring formal written appeal.]</w:t>
      </w:r>
    </w:p>
    <w:p w:rsidR="00000000" w:rsidDel="00000000" w:rsidP="00000000" w:rsidRDefault="00000000" w:rsidRPr="00000000" w14:paraId="00000A95">
      <w:pPr>
        <w:spacing w:after="240" w:before="240" w:line="240" w:lineRule="auto"/>
        <w:rPr/>
      </w:pPr>
      <w:r w:rsidDel="00000000" w:rsidR="00000000" w:rsidRPr="00000000">
        <w:rPr>
          <w:rtl w:val="0"/>
        </w:rPr>
        <w:t xml:space="preserve">The attending physician may request a peer-to-peer discussion regarding this determination within [x] business days by calling [phone number] and referencing Case # [number]. P2P requests received after [date] will not be honored and the provider must proceed to formal appeal.</w:t>
      </w:r>
    </w:p>
    <w:p w:rsidR="00000000" w:rsidDel="00000000" w:rsidP="00000000" w:rsidRDefault="00000000" w:rsidRPr="00000000" w14:paraId="00000A96">
      <w:pPr>
        <w:spacing w:after="240" w:before="240" w:line="240" w:lineRule="auto"/>
        <w:rPr>
          <w:b w:val="1"/>
          <w:bCs w:val="1"/>
        </w:rPr>
      </w:pPr>
      <w:r w:rsidDel="00000000" w:rsidR="00000000" w:rsidRPr="00000000">
        <w:rPr>
          <w:b w:val="1"/>
          <w:bCs w:val="1"/>
          <w:rtl w:val="0"/>
        </w:rPr>
        <w:t xml:space="preserve">APPEAL RIGHTS:</w:t>
      </w:r>
    </w:p>
    <w:p w:rsidR="00000000" w:rsidDel="00000000" w:rsidP="00000000" w:rsidRDefault="00000000" w:rsidRPr="00000000" w14:paraId="00000A97">
      <w:pPr>
        <w:spacing w:after="240" w:before="240" w:line="240" w:lineRule="auto"/>
        <w:rPr/>
      </w:pPr>
      <w:r w:rsidDel="00000000" w:rsidR="00000000" w:rsidRPr="00000000">
        <w:rPr>
          <w:rtl w:val="0"/>
        </w:rPr>
        <w:t xml:space="preserve">Member and/or provider may file a [standard / expedited] appeal within [x] days of this notice. Expedited appeal available if clinical urgency is documented. Submit written appeal to [address / fax] referencing Case # [number].</w:t>
      </w:r>
    </w:p>
    <w:p w:rsidR="00000000" w:rsidDel="00000000" w:rsidP="00000000" w:rsidRDefault="00000000" w:rsidRPr="00000000" w14:paraId="00000A98">
      <w:pPr>
        <w:spacing w:after="240" w:before="240" w:line="240" w:lineRule="auto"/>
        <w:rPr/>
      </w:pPr>
      <w:r w:rsidDel="00000000" w:rsidR="00000000" w:rsidRPr="00000000">
        <w:rPr>
          <w:rtl w:val="0"/>
        </w:rPr>
        <w:t xml:space="preserve">Electronically signed by: [Reviewer Name, MD / RN]</w:t>
      </w:r>
    </w:p>
    <w:p w:rsidR="00000000" w:rsidDel="00000000" w:rsidP="00000000" w:rsidRDefault="00000000" w:rsidRPr="00000000" w14:paraId="00000A99">
      <w:pPr>
        <w:spacing w:after="240" w:before="240" w:lin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Date: [MM/DD/YYYY HH:MM]</w:t>
      </w:r>
    </w:p>
    <w:p w:rsidR="00000000" w:rsidDel="00000000" w:rsidP="00000000" w:rsidRDefault="00000000" w:rsidRPr="00000000" w14:paraId="00000A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6c7hhmcbt94r"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Pediatric</w:t>
      </w:r>
      <w:r w:rsidDel="00000000" w:rsidR="00000000" w:rsidRPr="00000000">
        <w:rPr>
          <w:sz w:val="52"/>
          <w:rtl w:val="0"/>
        </w:rPr>
      </w:r>
    </w:p>
    <w:p w:rsidR="00000000" w:rsidDel="00000000" w:rsidP="00000000" w:rsidRDefault="00000000" w:rsidRPr="00000000" w14:paraId="00000A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z9detmock9yg"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NEWBORN ADMIT</w:t>
      </w:r>
      <w:r w:rsidDel="00000000" w:rsidR="00000000" w:rsidRPr="00000000">
        <w:rPr>
          <w:sz w:val="52"/>
          <w:rtl w:val="0"/>
        </w:rPr>
      </w:r>
    </w:p>
    <w:p w:rsidR="00000000" w:rsidDel="00000000" w:rsidP="00000000" w:rsidRDefault="00000000" w:rsidRPr="00000000" w14:paraId="00000A9D">
      <w:pPr>
        <w:spacing w:after="240" w:before="240" w:line="240" w:lineRule="auto"/>
        <w:rPr>
          <w:b w:val="1"/>
          <w:bCs w:val="1"/>
        </w:rPr>
      </w:pPr>
      <w:r w:rsidDel="00000000" w:rsidR="00000000" w:rsidRPr="00000000">
        <w:rPr>
          <w:b w:val="1"/>
          <w:bCs w:val="1"/>
          <w:rtl w:val="0"/>
        </w:rPr>
        <w:t xml:space="preserve">NEWBORN ADMISSION NOTE</w:t>
      </w:r>
    </w:p>
    <w:p w:rsidR="00000000" w:rsidDel="00000000" w:rsidP="00000000" w:rsidRDefault="00000000" w:rsidRPr="00000000" w14:paraId="00000A9E">
      <w:pPr>
        <w:spacing w:after="240" w:before="240" w:line="240" w:lineRule="auto"/>
        <w:rPr/>
      </w:pPr>
      <w:r w:rsidDel="00000000" w:rsidR="00000000" w:rsidRPr="00000000">
        <w:rPr>
          <w:rtl w:val="0"/>
        </w:rPr>
        <w:t xml:space="preserve">Target length: 1–1.5 pages</w:t>
      </w:r>
    </w:p>
    <w:p w:rsidR="00000000" w:rsidDel="00000000" w:rsidP="00000000" w:rsidRDefault="00000000" w:rsidRPr="00000000" w14:paraId="00000A9F">
      <w:pPr>
        <w:spacing w:after="240" w:before="240" w:line="240" w:lineRule="auto"/>
        <w:rPr>
          <w:i w:val="1"/>
          <w:iCs w:val="1"/>
        </w:rPr>
      </w:pPr>
      <w:r w:rsidDel="00000000" w:rsidR="00000000" w:rsidRPr="00000000">
        <w:rPr>
          <w:i w:val="1"/>
          <w:iCs w:val="1"/>
          <w:rtl w:val="0"/>
        </w:rPr>
        <w:t xml:space="preserve">[Written by the pediatrician or nursery provider shortly after delivery. History is largely maternal. Plan is driven by feeding, screening, and maternal-infant risk factors. For NICU admissions, add respiratory support, access, and acuity at the bottom.]</w:t>
      </w:r>
    </w:p>
    <w:p w:rsidR="00000000" w:rsidDel="00000000" w:rsidP="00000000" w:rsidRDefault="00000000" w:rsidRPr="00000000" w14:paraId="00000AA0">
      <w:pPr>
        <w:spacing w:after="240" w:before="240" w:line="240" w:lineRule="auto"/>
        <w:rPr>
          <w:b w:val="1"/>
          <w:bCs w:val="1"/>
        </w:rPr>
      </w:pPr>
      <w:r w:rsidDel="00000000" w:rsidR="00000000" w:rsidRPr="00000000">
        <w:rPr>
          <w:b w:val="1"/>
          <w:bCs w:val="1"/>
          <w:rtl w:val="0"/>
        </w:rPr>
        <w:t xml:space="preserve">[DOCUMENT LABEL] — Newborn Admission Note</w:t>
      </w:r>
    </w:p>
    <w:p w:rsidR="00000000" w:rsidDel="00000000" w:rsidP="00000000" w:rsidRDefault="00000000" w:rsidRPr="00000000" w14:paraId="00000AA1">
      <w:pPr>
        <w:spacing w:after="240" w:before="240" w:line="240" w:lineRule="auto"/>
        <w:rPr/>
      </w:pPr>
      <w:r w:rsidDel="00000000" w:rsidR="00000000" w:rsidRPr="00000000">
        <w:rPr>
          <w:rtl w:val="0"/>
        </w:rPr>
        <w:t xml:space="preserve">[Provider Name, Credentials] | Pediatrics / Nursery | [Date Time]</w:t>
      </w:r>
    </w:p>
    <w:p w:rsidR="00000000" w:rsidDel="00000000" w:rsidP="00000000" w:rsidRDefault="00000000" w:rsidRPr="00000000" w14:paraId="00000AA2">
      <w:pPr>
        <w:spacing w:after="240" w:before="240" w:line="240" w:lineRule="auto"/>
        <w:rPr/>
      </w:pPr>
      <w:r w:rsidDel="00000000" w:rsidR="00000000" w:rsidRPr="00000000">
        <w:rPr>
          <w:rtl w:val="0"/>
        </w:rPr>
        <w:t xml:space="preserve">Patient: [Full Name or Baby Girl/Boy (Mother's Last Name)] | MRN: [MRN] | DOB: [MM/DD/YYYY HH:MM]</w:t>
      </w:r>
    </w:p>
    <w:p w:rsidR="00000000" w:rsidDel="00000000" w:rsidP="00000000" w:rsidRDefault="00000000" w:rsidRPr="00000000" w14:paraId="00000AA3">
      <w:pPr>
        <w:spacing w:after="240" w:before="240" w:line="240" w:lineRule="auto"/>
        <w:rPr/>
      </w:pPr>
      <w:r w:rsidDel="00000000" w:rsidR="00000000" w:rsidRPr="00000000">
        <w:rPr>
          <w:rtl w:val="0"/>
        </w:rPr>
        <w:t xml:space="preserve">Mother: [Mother's Full Name] | Mother's MRN: [MRN]</w:t>
      </w:r>
    </w:p>
    <w:p w:rsidR="00000000" w:rsidDel="00000000" w:rsidP="00000000" w:rsidRDefault="00000000" w:rsidRPr="00000000" w14:paraId="00000AA4">
      <w:pPr>
        <w:spacing w:after="240" w:before="240" w:line="240" w:lineRule="auto"/>
        <w:rPr>
          <w:b w:val="1"/>
          <w:bCs w:val="1"/>
        </w:rPr>
      </w:pPr>
      <w:r w:rsidDel="00000000" w:rsidR="00000000" w:rsidRPr="00000000">
        <w:rPr>
          <w:b w:val="1"/>
          <w:bCs w:val="1"/>
          <w:rtl w:val="0"/>
        </w:rPr>
        <w:t xml:space="preserve">BIRTH DATA:</w:t>
      </w:r>
    </w:p>
    <w:p w:rsidR="00000000" w:rsidDel="00000000" w:rsidP="00000000" w:rsidRDefault="00000000" w:rsidRPr="00000000" w14:paraId="00000AA5">
      <w:pPr>
        <w:spacing w:after="240" w:before="240" w:line="240" w:lineRule="auto"/>
        <w:rPr/>
      </w:pPr>
      <w:r w:rsidDel="00000000" w:rsidR="00000000" w:rsidRPr="00000000">
        <w:rPr>
          <w:rtl w:val="0"/>
        </w:rPr>
        <w:t xml:space="preserve">GA: [x] weeks [x] days | Weight: [x] g ([x]th %ile) | Length: [x] cm ([x]th %ile) | HC: [x] cm ([x]th %ile) | [AGA / SGA / LGA]</w:t>
      </w:r>
    </w:p>
    <w:p w:rsidR="00000000" w:rsidDel="00000000" w:rsidP="00000000" w:rsidRDefault="00000000" w:rsidRPr="00000000" w14:paraId="00000AA6">
      <w:pPr>
        <w:spacing w:after="240" w:before="240" w:line="240" w:lineRule="auto"/>
        <w:rPr/>
      </w:pPr>
      <w:r w:rsidDel="00000000" w:rsidR="00000000" w:rsidRPr="00000000">
        <w:rPr>
          <w:rtl w:val="0"/>
        </w:rPr>
        <w:t xml:space="preserve">Delivery: [SVD / Vacuum / Forceps / C-section] | Presentation: [Vertex / Breech]</w:t>
      </w:r>
    </w:p>
    <w:p w:rsidR="00000000" w:rsidDel="00000000" w:rsidP="00000000" w:rsidRDefault="00000000" w:rsidRPr="00000000" w14:paraId="00000AA7">
      <w:pPr>
        <w:spacing w:after="240" w:before="240" w:line="240" w:lineRule="auto"/>
        <w:rPr/>
      </w:pPr>
      <w:r w:rsidDel="00000000" w:rsidR="00000000" w:rsidRPr="00000000">
        <w:rPr>
          <w:rtl w:val="0"/>
        </w:rPr>
        <w:t xml:space="preserve">Apgar: [x] / [x] [/ [x] at 10 min if indicated] | Resuscitation: [None / Specify]</w:t>
      </w:r>
    </w:p>
    <w:p w:rsidR="00000000" w:rsidDel="00000000" w:rsidP="00000000" w:rsidRDefault="00000000" w:rsidRPr="00000000" w14:paraId="00000AA8">
      <w:pPr>
        <w:spacing w:after="240" w:before="240" w:line="240" w:lineRule="auto"/>
        <w:rPr/>
      </w:pPr>
      <w:r w:rsidDel="00000000" w:rsidR="00000000" w:rsidRPr="00000000">
        <w:rPr>
          <w:rtl w:val="0"/>
        </w:rPr>
        <w:t xml:space="preserve">Cord: [3-vessel / 2-vessel] | Cord gases: [If obtained — pH, BE]</w:t>
      </w:r>
    </w:p>
    <w:p w:rsidR="00000000" w:rsidDel="00000000" w:rsidP="00000000" w:rsidRDefault="00000000" w:rsidRPr="00000000" w14:paraId="00000AA9">
      <w:pPr>
        <w:spacing w:after="240" w:before="240" w:line="240" w:lineRule="auto"/>
        <w:rPr>
          <w:b w:val="1"/>
          <w:bCs w:val="1"/>
        </w:rPr>
      </w:pPr>
      <w:r w:rsidDel="00000000" w:rsidR="00000000" w:rsidRPr="00000000">
        <w:rPr>
          <w:b w:val="1"/>
          <w:bCs w:val="1"/>
          <w:rtl w:val="0"/>
        </w:rPr>
        <w:t xml:space="preserve">MATERNAL HISTORY:</w:t>
      </w:r>
    </w:p>
    <w:p w:rsidR="00000000" w:rsidDel="00000000" w:rsidP="00000000" w:rsidRDefault="00000000" w:rsidRPr="00000000" w14:paraId="00000AAA">
      <w:pPr>
        <w:spacing w:after="240" w:before="240" w:line="240" w:lineRule="auto"/>
        <w:rPr/>
      </w:pPr>
      <w:r w:rsidDel="00000000" w:rsidR="00000000" w:rsidRPr="00000000">
        <w:rPr>
          <w:rtl w:val="0"/>
        </w:rPr>
        <w:t xml:space="preserve">Age: [x] | G[x]P[x] | Blood Type: [ABO/Rh] | Prenatal Care: [Adequate / Late / None]</w:t>
      </w:r>
    </w:p>
    <w:p w:rsidR="00000000" w:rsidDel="00000000" w:rsidP="00000000" w:rsidRDefault="00000000" w:rsidRPr="00000000" w14:paraId="00000AAB">
      <w:pPr>
        <w:spacing w:after="240" w:before="240" w:line="240" w:lineRule="auto"/>
        <w:rPr/>
      </w:pPr>
      <w:r w:rsidDel="00000000" w:rsidR="00000000" w:rsidRPr="00000000">
        <w:rPr>
          <w:rtl w:val="0"/>
        </w:rPr>
        <w:t xml:space="preserve">GBS: [Pos — adequate tx / Pos — inadequate tx / Neg / Unknown] | ROM: [Duration]</w:t>
      </w:r>
    </w:p>
    <w:p w:rsidR="00000000" w:rsidDel="00000000" w:rsidP="00000000" w:rsidRDefault="00000000" w:rsidRPr="00000000" w14:paraId="00000AAC">
      <w:pPr>
        <w:spacing w:after="240" w:before="240" w:line="240" w:lineRule="auto"/>
        <w:rPr/>
      </w:pPr>
      <w:sdt>
        <w:sdtPr>
          <w:id w:val="1139100114"/>
          <w:tag w:val="goog_rdk_1"/>
        </w:sdtPr>
        <w:sdtContent>
          <w:r w:rsidDel="00000000" w:rsidR="00000000" w:rsidRPr="00000000">
            <w:rPr>
              <w:rFonts w:ascii="Arial Unicode MS" w:cs="Arial Unicode MS" w:eastAsia="Arial Unicode MS" w:hAnsi="Arial Unicode MS"/>
              <w:rtl w:val="0"/>
            </w:rPr>
            <w:t xml:space="preserve">Maternal Labs: RPR [+/−] | HIV [+/−] | HBsAg [+/−] | HCV [+/−] | Rubella [immune/non] | GC/CT [+/−/not tested]</w:t>
          </w:r>
        </w:sdtContent>
      </w:sdt>
      <w:r w:rsidDel="00000000" w:rsidR="00000000" w:rsidRPr="00000000">
        <w:rPr>
          <w:rtl w:val="0"/>
        </w:rPr>
      </w:r>
    </w:p>
    <w:p w:rsidR="00000000" w:rsidDel="00000000" w:rsidP="00000000" w:rsidRDefault="00000000" w:rsidRPr="00000000" w14:paraId="00000AAD">
      <w:pPr>
        <w:spacing w:after="240" w:before="240" w:line="240" w:lineRule="auto"/>
        <w:rPr/>
      </w:pPr>
      <w:r w:rsidDel="00000000" w:rsidR="00000000" w:rsidRPr="00000000">
        <w:rPr>
          <w:rtl w:val="0"/>
        </w:rPr>
        <w:t xml:space="preserve">Substance Use: [None / Tobacco / Alcohol / THC / Opioids / MAT (agent, dose) / Other. If positive: NAS/NOWS scoring indicated.]</w:t>
      </w:r>
    </w:p>
    <w:p w:rsidR="00000000" w:rsidDel="00000000" w:rsidP="00000000" w:rsidRDefault="00000000" w:rsidRPr="00000000" w14:paraId="00000AAE">
      <w:pPr>
        <w:spacing w:after="240" w:before="240" w:line="240" w:lineRule="auto"/>
        <w:rPr/>
      </w:pPr>
      <w:r w:rsidDel="00000000" w:rsidR="00000000" w:rsidRPr="00000000">
        <w:rPr>
          <w:rtl w:val="0"/>
        </w:rPr>
        <w:t xml:space="preserve">Medications in Labor: [Relevant — antibiotics, magnesium, betamethasone, opioids]</w:t>
      </w:r>
    </w:p>
    <w:p w:rsidR="00000000" w:rsidDel="00000000" w:rsidP="00000000" w:rsidRDefault="00000000" w:rsidRPr="00000000" w14:paraId="00000AAF">
      <w:pPr>
        <w:spacing w:after="240" w:before="240" w:line="240" w:lineRule="auto"/>
        <w:rPr/>
      </w:pPr>
      <w:r w:rsidDel="00000000" w:rsidR="00000000" w:rsidRPr="00000000">
        <w:rPr>
          <w:rtl w:val="0"/>
        </w:rPr>
        <w:t xml:space="preserve">Complications: [None / GDM / Preeclampsia / Chorioamnionitis / Meconium / Fever — specify]</w:t>
      </w:r>
    </w:p>
    <w:p w:rsidR="00000000" w:rsidDel="00000000" w:rsidP="00000000" w:rsidRDefault="00000000" w:rsidRPr="00000000" w14:paraId="00000AB0">
      <w:pPr>
        <w:spacing w:after="240" w:before="240" w:line="240" w:lineRule="auto"/>
        <w:rPr>
          <w:b w:val="1"/>
          <w:bCs w:val="1"/>
        </w:rPr>
      </w:pPr>
      <w:r w:rsidDel="00000000" w:rsidR="00000000" w:rsidRPr="00000000">
        <w:rPr>
          <w:b w:val="1"/>
          <w:bCs w:val="1"/>
          <w:rtl w:val="0"/>
        </w:rPr>
        <w:t xml:space="preserve">INFANT LABS:</w:t>
      </w:r>
    </w:p>
    <w:p w:rsidR="00000000" w:rsidDel="00000000" w:rsidP="00000000" w:rsidRDefault="00000000" w:rsidRPr="00000000" w14:paraId="00000AB1">
      <w:pPr>
        <w:spacing w:after="240" w:before="240" w:line="240" w:lineRule="auto"/>
        <w:rPr/>
      </w:pPr>
      <w:r w:rsidDel="00000000" w:rsidR="00000000" w:rsidRPr="00000000">
        <w:rPr>
          <w:rtl w:val="0"/>
        </w:rPr>
        <w:t xml:space="preserve">Blood Type: [ABO/Rh — or Pending / Not indicated] | DAT (Coombs): [Pos / Neg / Pending / Not indicated]</w:t>
      </w:r>
    </w:p>
    <w:p w:rsidR="00000000" w:rsidDel="00000000" w:rsidP="00000000" w:rsidRDefault="00000000" w:rsidRPr="00000000" w14:paraId="00000AB2">
      <w:pPr>
        <w:spacing w:after="240" w:before="24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AB3">
      <w:pPr>
        <w:spacing w:after="240" w:before="240" w:line="240" w:lineRule="auto"/>
        <w:rPr>
          <w:i w:val="1"/>
          <w:iCs w:val="1"/>
        </w:rPr>
      </w:pPr>
      <w:r w:rsidDel="00000000" w:rsidR="00000000" w:rsidRPr="00000000">
        <w:rPr>
          <w:i w:val="1"/>
          <w:iCs w:val="1"/>
          <w:rtl w:val="0"/>
        </w:rPr>
        <w:t xml:space="preserve">[Full newborn exam. 1 line per system.]</w:t>
      </w:r>
    </w:p>
    <w:p w:rsidR="00000000" w:rsidDel="00000000" w:rsidP="00000000" w:rsidRDefault="00000000" w:rsidRPr="00000000" w14:paraId="00000AB4">
      <w:pPr>
        <w:spacing w:after="240" w:before="240" w:line="240" w:lineRule="auto"/>
        <w:rPr/>
      </w:pPr>
      <w:r w:rsidDel="00000000" w:rsidR="00000000" w:rsidRPr="00000000">
        <w:rPr>
          <w:rtl w:val="0"/>
        </w:rPr>
        <w:t xml:space="preserve">General: [1 line] | HEENT: [1 line] | Lungs: [1 line] | CV: [1 line] | Abdomen: [1 line] | GU: [1 line] | MSK: [1 line] | Skin: [1 line] | Neuro: [1 line] | Anus: [patent]</w:t>
      </w:r>
    </w:p>
    <w:p w:rsidR="00000000" w:rsidDel="00000000" w:rsidP="00000000" w:rsidRDefault="00000000" w:rsidRPr="00000000" w14:paraId="00000AB5">
      <w:pPr>
        <w:spacing w:after="240" w:before="240" w:line="240" w:lineRule="auto"/>
        <w:rPr>
          <w:b w:val="1"/>
          <w:bCs w:val="1"/>
        </w:rPr>
      </w:pPr>
      <w:r w:rsidDel="00000000" w:rsidR="00000000" w:rsidRPr="00000000">
        <w:rPr>
          <w:b w:val="1"/>
          <w:bCs w:val="1"/>
          <w:rtl w:val="0"/>
        </w:rPr>
        <w:t xml:space="preserve">ELIMINATION:</w:t>
      </w:r>
    </w:p>
    <w:p w:rsidR="00000000" w:rsidDel="00000000" w:rsidP="00000000" w:rsidRDefault="00000000" w:rsidRPr="00000000" w14:paraId="00000AB6">
      <w:pPr>
        <w:spacing w:after="240" w:before="240" w:line="240" w:lineRule="auto"/>
        <w:rPr/>
      </w:pPr>
      <w:r w:rsidDel="00000000" w:rsidR="00000000" w:rsidRPr="00000000">
        <w:rPr>
          <w:rtl w:val="0"/>
        </w:rPr>
        <w:t xml:space="preserve">First void: [Yes — time / Not yet] | First meconium: [Yes — time / Not yet]</w:t>
      </w:r>
    </w:p>
    <w:p w:rsidR="00000000" w:rsidDel="00000000" w:rsidP="00000000" w:rsidRDefault="00000000" w:rsidRPr="00000000" w14:paraId="00000AB7">
      <w:pPr>
        <w:spacing w:after="240" w:before="240" w:line="240" w:lineRule="auto"/>
        <w:rPr/>
      </w:pPr>
      <w:r w:rsidDel="00000000" w:rsidR="00000000" w:rsidRPr="00000000">
        <w:rPr>
          <w:b w:val="1"/>
          <w:bCs w:val="1"/>
          <w:rtl w:val="0"/>
        </w:rPr>
        <w:t xml:space="preserve">SOCIAL:</w:t>
      </w:r>
      <w:r w:rsidDel="00000000" w:rsidR="00000000" w:rsidRPr="00000000">
        <w:rPr>
          <w:rtl w:val="0"/>
        </w:rPr>
        <w:t xml:space="preserve"> [Parental concerns. Risk factors if present — teen parent, housing insecurity, CPS involvement. Or: 'None identified.']</w:t>
      </w:r>
    </w:p>
    <w:p w:rsidR="00000000" w:rsidDel="00000000" w:rsidP="00000000" w:rsidRDefault="00000000" w:rsidRPr="00000000" w14:paraId="00000AB8">
      <w:pPr>
        <w:spacing w:after="240" w:before="240" w:line="240" w:lineRule="auto"/>
        <w:rPr>
          <w:b w:val="1"/>
          <w:bCs w:val="1"/>
        </w:rPr>
      </w:pPr>
      <w:r w:rsidDel="00000000" w:rsidR="00000000" w:rsidRPr="00000000">
        <w:rPr>
          <w:b w:val="1"/>
          <w:bCs w:val="1"/>
          <w:rtl w:val="0"/>
        </w:rPr>
        <w:t xml:space="preserve">ASSESSMENT:</w:t>
      </w:r>
    </w:p>
    <w:p w:rsidR="00000000" w:rsidDel="00000000" w:rsidP="00000000" w:rsidRDefault="00000000" w:rsidRPr="00000000" w14:paraId="00000AB9">
      <w:pPr>
        <w:spacing w:after="240" w:before="240" w:line="240" w:lineRule="auto"/>
        <w:rPr/>
      </w:pPr>
      <w:r w:rsidDel="00000000" w:rsidR="00000000" w:rsidRPr="00000000">
        <w:rPr>
          <w:rtl w:val="0"/>
        </w:rPr>
        <w:t xml:space="preserve">[GA] week [AGA/SGA/LGA] [male/female] newborn. [Well-appearing / With risk factors — specify.]</w:t>
      </w:r>
    </w:p>
    <w:p w:rsidR="00000000" w:rsidDel="00000000" w:rsidP="00000000" w:rsidRDefault="00000000" w:rsidRPr="00000000" w14:paraId="00000ABA">
      <w:pPr>
        <w:spacing w:after="240" w:before="240" w:line="240" w:lineRule="auto"/>
        <w:rPr>
          <w:b w:val="1"/>
          <w:bCs w:val="1"/>
        </w:rPr>
      </w:pPr>
      <w:r w:rsidDel="00000000" w:rsidR="00000000" w:rsidRPr="00000000">
        <w:rPr>
          <w:b w:val="1"/>
          <w:bCs w:val="1"/>
          <w:rtl w:val="0"/>
        </w:rPr>
        <w:t xml:space="preserve">PLAN:</w:t>
      </w:r>
    </w:p>
    <w:p w:rsidR="00000000" w:rsidDel="00000000" w:rsidP="00000000" w:rsidRDefault="00000000" w:rsidRPr="00000000" w14:paraId="00000ABB">
      <w:pPr>
        <w:spacing w:after="240" w:before="240" w:line="240" w:lineRule="auto"/>
        <w:rPr/>
      </w:pPr>
      <w:r w:rsidDel="00000000" w:rsidR="00000000" w:rsidRPr="00000000">
        <w:rPr>
          <w:rtl w:val="0"/>
        </w:rPr>
        <w:t xml:space="preserve">Feeding: [Breast / Formula / Combination — tolerance, frequency]</w:t>
      </w:r>
    </w:p>
    <w:p w:rsidR="00000000" w:rsidDel="00000000" w:rsidP="00000000" w:rsidRDefault="00000000" w:rsidRPr="00000000" w14:paraId="00000ABC">
      <w:pPr>
        <w:spacing w:after="240" w:before="240" w:line="240" w:lineRule="auto"/>
        <w:rPr/>
      </w:pPr>
      <w:r w:rsidDel="00000000" w:rsidR="00000000" w:rsidRPr="00000000">
        <w:rPr>
          <w:rtl w:val="0"/>
        </w:rPr>
        <w:t xml:space="preserve">Glucose: [Not indicated / Protocol initiated — reason]</w:t>
      </w:r>
    </w:p>
    <w:p w:rsidR="00000000" w:rsidDel="00000000" w:rsidP="00000000" w:rsidRDefault="00000000" w:rsidRPr="00000000" w14:paraId="00000ABD">
      <w:pPr>
        <w:spacing w:after="240" w:before="240" w:line="240" w:lineRule="auto"/>
        <w:rPr/>
      </w:pPr>
      <w:r w:rsidDel="00000000" w:rsidR="00000000" w:rsidRPr="00000000">
        <w:rPr>
          <w:rtl w:val="0"/>
        </w:rPr>
        <w:t xml:space="preserve">Jaundice: [TcB at [x] hours / Enhanced surveillance if DAT positive]</w:t>
      </w:r>
    </w:p>
    <w:p w:rsidR="00000000" w:rsidDel="00000000" w:rsidP="00000000" w:rsidRDefault="00000000" w:rsidRPr="00000000" w14:paraId="00000ABE">
      <w:pPr>
        <w:spacing w:after="240" w:before="240" w:line="240" w:lineRule="auto"/>
        <w:rPr/>
      </w:pPr>
      <w:r w:rsidDel="00000000" w:rsidR="00000000" w:rsidRPr="00000000">
        <w:rPr>
          <w:rtl w:val="0"/>
        </w:rPr>
        <w:t xml:space="preserve">NAS/NOWS: [Not indicated / Scoring initiated — tool and frequency]</w:t>
      </w:r>
    </w:p>
    <w:p w:rsidR="00000000" w:rsidDel="00000000" w:rsidP="00000000" w:rsidRDefault="00000000" w:rsidRPr="00000000" w14:paraId="00000ABF">
      <w:pPr>
        <w:spacing w:after="240" w:before="240" w:line="240" w:lineRule="auto"/>
        <w:rPr/>
      </w:pPr>
      <w:r w:rsidDel="00000000" w:rsidR="00000000" w:rsidRPr="00000000">
        <w:rPr>
          <w:rtl w:val="0"/>
        </w:rPr>
        <w:t xml:space="preserve">Infection: [Low risk — routine / GBS inadequate — monitor per protocol / Abx started — specify]</w:t>
      </w:r>
    </w:p>
    <w:p w:rsidR="00000000" w:rsidDel="00000000" w:rsidP="00000000" w:rsidRDefault="00000000" w:rsidRPr="00000000" w14:paraId="00000AC0">
      <w:pPr>
        <w:spacing w:after="240" w:before="240" w:line="240" w:lineRule="auto"/>
        <w:rPr/>
      </w:pPr>
      <w:r w:rsidDel="00000000" w:rsidR="00000000" w:rsidRPr="00000000">
        <w:rPr>
          <w:rtl w:val="0"/>
        </w:rPr>
        <w:t xml:space="preserve">Screens: [Metabolic — timing] | [CCHD pulse ox — timing] | [Hearing — timing]</w:t>
      </w:r>
    </w:p>
    <w:p w:rsidR="00000000" w:rsidDel="00000000" w:rsidP="00000000" w:rsidRDefault="00000000" w:rsidRPr="00000000" w14:paraId="00000AC1">
      <w:pPr>
        <w:spacing w:after="240" w:before="240" w:line="240" w:lineRule="auto"/>
        <w:rPr/>
      </w:pPr>
      <w:r w:rsidDel="00000000" w:rsidR="00000000" w:rsidRPr="00000000">
        <w:rPr>
          <w:rtl w:val="0"/>
        </w:rPr>
        <w:t xml:space="preserve">Meds Given: Vitamin K [IM] | Erythromycin [eye] | Hep B vaccine [given / pending / declined]</w:t>
      </w:r>
    </w:p>
    <w:p w:rsidR="00000000" w:rsidDel="00000000" w:rsidP="00000000" w:rsidRDefault="00000000" w:rsidRPr="00000000" w14:paraId="00000AC2">
      <w:pPr>
        <w:spacing w:after="240" w:before="240" w:line="240" w:lineRule="auto"/>
        <w:rPr/>
      </w:pPr>
      <w:r w:rsidDel="00000000" w:rsidR="00000000" w:rsidRPr="00000000">
        <w:rPr>
          <w:rtl w:val="0"/>
        </w:rPr>
        <w:t xml:space="preserve">Circumcision: [Planned / Declined / Deferred / N/A]</w:t>
      </w:r>
    </w:p>
    <w:p w:rsidR="00000000" w:rsidDel="00000000" w:rsidP="00000000" w:rsidRDefault="00000000" w:rsidRPr="00000000" w14:paraId="00000AC3">
      <w:pPr>
        <w:spacing w:after="240" w:before="240" w:line="240" w:lineRule="auto"/>
        <w:rPr/>
      </w:pPr>
      <w:r w:rsidDel="00000000" w:rsidR="00000000" w:rsidRPr="00000000">
        <w:rPr>
          <w:rtl w:val="0"/>
        </w:rPr>
        <w:t xml:space="preserve">Safe Sleep: [Education provided, documented]</w:t>
      </w:r>
    </w:p>
    <w:p w:rsidR="00000000" w:rsidDel="00000000" w:rsidP="00000000" w:rsidRDefault="00000000" w:rsidRPr="00000000" w14:paraId="00000AC4">
      <w:pPr>
        <w:spacing w:after="240" w:before="240" w:line="240" w:lineRule="auto"/>
        <w:rPr/>
      </w:pPr>
      <w:r w:rsidDel="00000000" w:rsidR="00000000" w:rsidRPr="00000000">
        <w:rPr>
          <w:rtl w:val="0"/>
        </w:rPr>
        <w:t xml:space="preserve">Car Seat: [Test if indicated / N/A]</w:t>
      </w:r>
    </w:p>
    <w:p w:rsidR="00000000" w:rsidDel="00000000" w:rsidP="00000000" w:rsidRDefault="00000000" w:rsidRPr="00000000" w14:paraId="00000AC5">
      <w:pPr>
        <w:spacing w:after="240" w:before="240" w:line="240" w:lineRule="auto"/>
        <w:rPr>
          <w:b w:val="1"/>
          <w:bCs w:val="1"/>
        </w:rPr>
      </w:pPr>
      <w:r w:rsidDel="00000000" w:rsidR="00000000" w:rsidRPr="00000000">
        <w:rPr>
          <w:rtl w:val="0"/>
        </w:rPr>
        <w:t xml:space="preserve">Discharge Plan: [With mother / Pending — specify]</w:t>
      </w:r>
      <w:r w:rsidDel="00000000" w:rsidR="00000000" w:rsidRPr="00000000">
        <w:rPr>
          <w:rtl w:val="0"/>
        </w:rPr>
      </w:r>
    </w:p>
    <w:p w:rsidR="00000000" w:rsidDel="00000000" w:rsidP="00000000" w:rsidRDefault="00000000" w:rsidRPr="00000000" w14:paraId="00000AC6">
      <w:pPr>
        <w:spacing w:after="240" w:before="240" w:line="240" w:lineRule="auto"/>
        <w:rPr/>
      </w:pPr>
      <w:r w:rsidDel="00000000" w:rsidR="00000000" w:rsidRPr="00000000">
        <w:rPr>
          <w:rtl w:val="0"/>
        </w:rPr>
        <w:t xml:space="preserve">Electronically signed by: [Name, MD]</w:t>
      </w:r>
    </w:p>
    <w:p w:rsidR="00000000" w:rsidDel="00000000" w:rsidP="00000000" w:rsidRDefault="00000000" w:rsidRPr="00000000" w14:paraId="00000AC7">
      <w:pPr>
        <w:spacing w:after="240" w:before="240" w:line="240" w:lineRule="auto"/>
        <w:rPr/>
      </w:pPr>
      <w:r w:rsidDel="00000000" w:rsidR="00000000" w:rsidRPr="00000000">
        <w:rPr>
          <w:rtl w:val="0"/>
        </w:rPr>
        <w:t xml:space="preserve">Date: [MM/DD/YYYY HH:MM]</w:t>
      </w:r>
    </w:p>
    <w:p w:rsidR="00000000" w:rsidDel="00000000" w:rsidP="00000000" w:rsidRDefault="00000000" w:rsidRPr="00000000" w14:paraId="00000AC8">
      <w:pPr>
        <w:spacing w:after="240" w:before="240" w:lin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gbcztr6u5tb"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WELL-CHILD VISIT NOTE</w:t>
      </w:r>
      <w:r w:rsidDel="00000000" w:rsidR="00000000" w:rsidRPr="00000000">
        <w:rPr>
          <w:sz w:val="52"/>
          <w:rtl w:val="0"/>
        </w:rPr>
      </w:r>
    </w:p>
    <w:p w:rsidR="00000000" w:rsidDel="00000000" w:rsidP="00000000" w:rsidRDefault="00000000" w:rsidRPr="00000000" w14:paraId="00000ACA">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WELL-CHILD VISIT NOTE</w:t>
      </w:r>
      <w:r w:rsidDel="00000000" w:rsidR="00000000" w:rsidRPr="00000000">
        <w:rPr>
          <w:rtl w:val="0"/>
        </w:rPr>
      </w:r>
    </w:p>
    <w:p w:rsidR="00000000" w:rsidDel="00000000" w:rsidP="00000000" w:rsidRDefault="00000000" w:rsidRPr="00000000" w14:paraId="00000ACB">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~1 page</w:t>
      </w:r>
      <w:r w:rsidDel="00000000" w:rsidR="00000000" w:rsidRPr="00000000">
        <w:rPr>
          <w:rtl w:val="0"/>
        </w:rPr>
      </w:r>
    </w:p>
    <w:p w:rsidR="00000000" w:rsidDel="00000000" w:rsidP="00000000" w:rsidRDefault="00000000" w:rsidRPr="00000000" w14:paraId="00000ACC">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Well-Child Visit</w:t>
      </w:r>
      <w:r w:rsidDel="00000000" w:rsidR="00000000" w:rsidRPr="00000000">
        <w:rPr>
          <w:rtl w:val="0"/>
        </w:rPr>
      </w:r>
    </w:p>
    <w:p w:rsidR="00000000" w:rsidDel="00000000" w:rsidP="00000000" w:rsidRDefault="00000000" w:rsidRPr="00000000" w14:paraId="00000AC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Pediatrics | [Date]</w:t>
      </w:r>
    </w:p>
    <w:p w:rsidR="00000000" w:rsidDel="00000000" w:rsidP="00000000" w:rsidRDefault="00000000" w:rsidRPr="00000000" w14:paraId="00000AC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 Allergies: [Drug (reaction)]</w:t>
      </w:r>
    </w:p>
    <w:p w:rsidR="00000000" w:rsidDel="00000000" w:rsidP="00000000" w:rsidRDefault="00000000" w:rsidRPr="00000000" w14:paraId="00000ACF">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D0">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WELL-CHILD VISIT NOTE</w:t>
      </w:r>
      <w:r w:rsidDel="00000000" w:rsidR="00000000" w:rsidRPr="00000000">
        <w:rPr>
          <w:rtl w:val="0"/>
        </w:rPr>
      </w:r>
    </w:p>
    <w:p w:rsidR="00000000" w:rsidDel="00000000" w:rsidP="00000000" w:rsidRDefault="00000000" w:rsidRPr="00000000" w14:paraId="00000AD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AD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Age: [x years x months] | Provider: [Name, Credentials]</w:t>
      </w:r>
    </w:p>
    <w:p w:rsidR="00000000" w:rsidDel="00000000" w:rsidP="00000000" w:rsidRDefault="00000000" w:rsidRPr="00000000" w14:paraId="00000AD3">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D4">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SUBJECTIVE:</w:t>
      </w:r>
      <w:r w:rsidDel="00000000" w:rsidR="00000000" w:rsidRPr="00000000">
        <w:rPr>
          <w:rtl w:val="0"/>
        </w:rPr>
      </w:r>
    </w:p>
    <w:p w:rsidR="00000000" w:rsidDel="00000000" w:rsidP="00000000" w:rsidRDefault="00000000" w:rsidRPr="00000000" w14:paraId="00000AD5">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[Parent/caregiver concerns. Diet, sleep, behavior, school performance, development milestones. Safety.]</w:t>
      </w:r>
    </w:p>
    <w:p w:rsidR="00000000" w:rsidDel="00000000" w:rsidP="00000000" w:rsidRDefault="00000000" w:rsidRPr="00000000" w14:paraId="00000AD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D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GROWTH:</w:t>
      </w:r>
      <w:r w:rsidDel="00000000" w:rsidR="00000000" w:rsidRPr="00000000">
        <w:rPr>
          <w:rtl w:val="0"/>
        </w:rPr>
      </w:r>
    </w:p>
    <w:p w:rsidR="00000000" w:rsidDel="00000000" w:rsidP="00000000" w:rsidRDefault="00000000" w:rsidRPr="00000000" w14:paraId="00000AD8">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Weight: [x] kg ([x]th percentile)</w:t>
      </w:r>
    </w:p>
    <w:p w:rsidR="00000000" w:rsidDel="00000000" w:rsidP="00000000" w:rsidRDefault="00000000" w:rsidRPr="00000000" w14:paraId="00000AD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Height: [x] cm ([x]th percentile)</w:t>
      </w:r>
    </w:p>
    <w:p w:rsidR="00000000" w:rsidDel="00000000" w:rsidP="00000000" w:rsidRDefault="00000000" w:rsidRPr="00000000" w14:paraId="00000AD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BMI: [x] ([x]th percentile)</w:t>
      </w:r>
    </w:p>
    <w:p w:rsidR="00000000" w:rsidDel="00000000" w:rsidP="00000000" w:rsidRDefault="00000000" w:rsidRPr="00000000" w14:paraId="00000AD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Head circ (if &lt;2 yo): [x] cm ([x]th percentile)</w:t>
      </w:r>
    </w:p>
    <w:p w:rsidR="00000000" w:rsidDel="00000000" w:rsidP="00000000" w:rsidRDefault="00000000" w:rsidRPr="00000000" w14:paraId="00000AD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D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DEVELOPMENT:</w:t>
      </w:r>
      <w:r w:rsidDel="00000000" w:rsidR="00000000" w:rsidRPr="00000000">
        <w:rPr>
          <w:rtl w:val="0"/>
        </w:rPr>
      </w:r>
    </w:p>
    <w:p w:rsidR="00000000" w:rsidDel="00000000" w:rsidP="00000000" w:rsidRDefault="00000000" w:rsidRPr="00000000" w14:paraId="00000ADE">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[Age-appropriate milestones. Gross motor, fine motor, language, social. Screen results if administered.]</w:t>
      </w:r>
      <w:r w:rsidDel="00000000" w:rsidR="00000000" w:rsidRPr="00000000">
        <w:rPr>
          <w:rtl w:val="0"/>
        </w:rPr>
      </w:r>
    </w:p>
    <w:p w:rsidR="00000000" w:rsidDel="00000000" w:rsidP="00000000" w:rsidRDefault="00000000" w:rsidRPr="00000000" w14:paraId="00000AD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[Developmental assessment — milestones met or concerns]</w:t>
      </w:r>
    </w:p>
    <w:p w:rsidR="00000000" w:rsidDel="00000000" w:rsidP="00000000" w:rsidRDefault="00000000" w:rsidRPr="00000000" w14:paraId="00000AE0">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1">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PHYSICAL EXAMINATION:</w:t>
      </w:r>
      <w:r w:rsidDel="00000000" w:rsidR="00000000" w:rsidRPr="00000000">
        <w:rPr>
          <w:rtl w:val="0"/>
        </w:rPr>
      </w:r>
    </w:p>
    <w:p w:rsidR="00000000" w:rsidDel="00000000" w:rsidP="00000000" w:rsidRDefault="00000000" w:rsidRPr="00000000" w14:paraId="00000AE2">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[Head-to-toe. Age-appropriate. 5-8 lines.]</w:t>
      </w:r>
      <w:r w:rsidDel="00000000" w:rsidR="00000000" w:rsidRPr="00000000">
        <w:rPr>
          <w:rtl w:val="0"/>
        </w:rPr>
      </w:r>
    </w:p>
    <w:p w:rsidR="00000000" w:rsidDel="00000000" w:rsidP="00000000" w:rsidRDefault="00000000" w:rsidRPr="00000000" w14:paraId="00000AE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[Exam findings]</w:t>
      </w:r>
    </w:p>
    <w:p w:rsidR="00000000" w:rsidDel="00000000" w:rsidP="00000000" w:rsidRDefault="00000000" w:rsidRPr="00000000" w14:paraId="00000AE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IMMUNIZATIONS: [Vaccines administered today / up to date / deferred — reason]</w:t>
      </w:r>
      <w:r w:rsidDel="00000000" w:rsidR="00000000" w:rsidRPr="00000000">
        <w:rPr>
          <w:rtl w:val="0"/>
        </w:rPr>
      </w:r>
    </w:p>
    <w:p w:rsidR="00000000" w:rsidDel="00000000" w:rsidP="00000000" w:rsidRDefault="00000000" w:rsidRPr="00000000" w14:paraId="00000AE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ANTICIPATORY GUIDANCE:</w:t>
      </w:r>
      <w:r w:rsidDel="00000000" w:rsidR="00000000" w:rsidRPr="00000000">
        <w:rPr>
          <w:rtl w:val="0"/>
        </w:rPr>
      </w:r>
    </w:p>
    <w:p w:rsidR="00000000" w:rsidDel="00000000" w:rsidP="00000000" w:rsidRDefault="00000000" w:rsidRPr="00000000" w14:paraId="00000AE8">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[Age-appropriate counseling: nutrition, safety, screen time, sleep, dental, etc.]</w:t>
      </w:r>
      <w:r w:rsidDel="00000000" w:rsidR="00000000" w:rsidRPr="00000000">
        <w:rPr>
          <w:rtl w:val="0"/>
        </w:rPr>
      </w:r>
    </w:p>
    <w:p w:rsidR="00000000" w:rsidDel="00000000" w:rsidP="00000000" w:rsidRDefault="00000000" w:rsidRPr="00000000" w14:paraId="00000AE9">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[Topics covered]</w:t>
      </w:r>
    </w:p>
    <w:p w:rsidR="00000000" w:rsidDel="00000000" w:rsidP="00000000" w:rsidRDefault="00000000" w:rsidRPr="00000000" w14:paraId="00000AEA">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B">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tl w:val="0"/>
        </w:rPr>
      </w:r>
    </w:p>
    <w:p w:rsidR="00000000" w:rsidDel="00000000" w:rsidP="00000000" w:rsidRDefault="00000000" w:rsidRPr="00000000" w14:paraId="00000AEC">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[Labs ordered, referrals, next well-child visit age]</w:t>
      </w:r>
    </w:p>
    <w:p w:rsidR="00000000" w:rsidDel="00000000" w:rsidP="00000000" w:rsidRDefault="00000000" w:rsidRPr="00000000" w14:paraId="00000AED">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E">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AE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AF0">
      <w:pPr>
        <w:pBdr>
          <w:bottom w:color="000000" w:space="4" w:sz="4" w:val="single"/>
        </w:pBdr>
        <w:spacing w:after="80" w:before="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F1">
      <w:pPr>
        <w:spacing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A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7iaas81cgt8r"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DEVELOPMENTAL SCREENING NOTE</w:t>
      </w:r>
      <w:r w:rsidDel="00000000" w:rsidR="00000000" w:rsidRPr="00000000">
        <w:rPr>
          <w:sz w:val="52"/>
          <w:rtl w:val="0"/>
        </w:rPr>
      </w:r>
    </w:p>
    <w:p w:rsidR="00000000" w:rsidDel="00000000" w:rsidP="00000000" w:rsidRDefault="00000000" w:rsidRPr="00000000" w14:paraId="00000AF3">
      <w:pPr>
        <w:spacing w:after="20" w:line="240" w:lineRule="auto"/>
        <w:rPr>
          <w:rFonts w:ascii="Courier New" w:cs="Courier New" w:eastAsia="Courier New" w:hAnsi="Courier New"/>
          <w:sz w:val="20"/>
          <w:szCs w:val="20"/>
        </w:rPr>
      </w:pPr>
      <w:r w:rsidDel="00000000" w:rsidR="00000000" w:rsidRPr="00000000">
        <w:rPr>
          <w:b w:val="1"/>
          <w:bCs w:val="1"/>
          <w:sz w:val="24"/>
          <w:szCs w:val="24"/>
          <w:rtl w:val="0"/>
        </w:rPr>
        <w:t xml:space="preserve">DEVELOPMENTAL SCREENING NOTE</w:t>
      </w:r>
      <w:r w:rsidDel="00000000" w:rsidR="00000000" w:rsidRPr="00000000">
        <w:rPr>
          <w:rtl w:val="0"/>
        </w:rPr>
      </w:r>
    </w:p>
    <w:p w:rsidR="00000000" w:rsidDel="00000000" w:rsidP="00000000" w:rsidRDefault="00000000" w:rsidRPr="00000000" w14:paraId="00000AF4">
      <w:pPr>
        <w:spacing w:after="80" w:line="240" w:lineRule="auto"/>
        <w:rPr>
          <w:rFonts w:ascii="Courier New" w:cs="Courier New" w:eastAsia="Courier New" w:hAnsi="Courier New"/>
          <w:sz w:val="20"/>
          <w:szCs w:val="20"/>
        </w:rPr>
      </w:pPr>
      <w:r w:rsidDel="00000000" w:rsidR="00000000" w:rsidRPr="00000000">
        <w:rPr>
          <w:color w:val="555555"/>
          <w:sz w:val="18"/>
          <w:szCs w:val="18"/>
          <w:rtl w:val="0"/>
        </w:rPr>
        <w:t xml:space="preserve">Target length: &lt;1 page</w:t>
      </w:r>
      <w:r w:rsidDel="00000000" w:rsidR="00000000" w:rsidRPr="00000000">
        <w:rPr>
          <w:rtl w:val="0"/>
        </w:rPr>
      </w:r>
    </w:p>
    <w:p w:rsidR="00000000" w:rsidDel="00000000" w:rsidP="00000000" w:rsidRDefault="00000000" w:rsidRPr="00000000" w14:paraId="00000AF5">
      <w:pPr>
        <w:spacing w:after="6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rtl w:val="0"/>
        </w:rPr>
        <w:t xml:space="preserve">[DOCUMENT LABEL] — Developmental Screening</w:t>
      </w:r>
      <w:r w:rsidDel="00000000" w:rsidR="00000000" w:rsidRPr="00000000">
        <w:rPr>
          <w:rtl w:val="0"/>
        </w:rPr>
      </w:r>
    </w:p>
    <w:p w:rsidR="00000000" w:rsidDel="00000000" w:rsidP="00000000" w:rsidRDefault="00000000" w:rsidRPr="00000000" w14:paraId="00000AF6">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[Provider Name, Credentials] | Pediatrics | [Date]</w:t>
      </w:r>
    </w:p>
    <w:p w:rsidR="00000000" w:rsidDel="00000000" w:rsidP="00000000" w:rsidRDefault="00000000" w:rsidRPr="00000000" w14:paraId="00000AF7">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[Last, First MI.] MRN: [MRN] DOB: [DOB]</w:t>
      </w:r>
    </w:p>
    <w:p w:rsidR="00000000" w:rsidDel="00000000" w:rsidP="00000000" w:rsidRDefault="00000000" w:rsidRPr="00000000" w14:paraId="00000AF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F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DEVELOPMENTAL SCREENING NOTE</w:t>
      </w:r>
      <w:r w:rsidDel="00000000" w:rsidR="00000000" w:rsidRPr="00000000">
        <w:rPr>
          <w:rtl w:val="0"/>
        </w:rPr>
      </w:r>
    </w:p>
    <w:p w:rsidR="00000000" w:rsidDel="00000000" w:rsidP="00000000" w:rsidRDefault="00000000" w:rsidRPr="00000000" w14:paraId="00000AFA">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Patient: [Full Name] | MRN: [MRN]</w:t>
      </w:r>
    </w:p>
    <w:p w:rsidR="00000000" w:rsidDel="00000000" w:rsidP="00000000" w:rsidRDefault="00000000" w:rsidRPr="00000000" w14:paraId="00000AF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 [MM/DD/YYYY] | Age: [x years x months] | Provider: [Name, Credentials]</w:t>
      </w:r>
    </w:p>
    <w:p w:rsidR="00000000" w:rsidDel="00000000" w:rsidP="00000000" w:rsidRDefault="00000000" w:rsidRPr="00000000" w14:paraId="00000AF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FD">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SCREENING TOOL: [ASQ-3 / M-CHAT-R / PEDS / other]</w:t>
      </w:r>
      <w:r w:rsidDel="00000000" w:rsidR="00000000" w:rsidRPr="00000000">
        <w:rPr>
          <w:rtl w:val="0"/>
        </w:rPr>
      </w:r>
    </w:p>
    <w:p w:rsidR="00000000" w:rsidDel="00000000" w:rsidP="00000000" w:rsidRDefault="00000000" w:rsidRPr="00000000" w14:paraId="00000AFE">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DOMAINS ASSESSED:</w:t>
      </w:r>
      <w:r w:rsidDel="00000000" w:rsidR="00000000" w:rsidRPr="00000000">
        <w:rPr>
          <w:rtl w:val="0"/>
        </w:rPr>
      </w:r>
    </w:p>
    <w:p w:rsidR="00000000" w:rsidDel="00000000" w:rsidP="00000000" w:rsidRDefault="00000000" w:rsidRPr="00000000" w14:paraId="00000AFF">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Communication: [score / pass / fail / concern]</w:t>
      </w:r>
    </w:p>
    <w:p w:rsidR="00000000" w:rsidDel="00000000" w:rsidP="00000000" w:rsidRDefault="00000000" w:rsidRPr="00000000" w14:paraId="00000B00">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Gross Motor: [score / pass / fail / concern]</w:t>
      </w:r>
    </w:p>
    <w:p w:rsidR="00000000" w:rsidDel="00000000" w:rsidP="00000000" w:rsidRDefault="00000000" w:rsidRPr="00000000" w14:paraId="00000B01">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Fine Motor: [score / pass / fail / concern]</w:t>
      </w:r>
    </w:p>
    <w:p w:rsidR="00000000" w:rsidDel="00000000" w:rsidP="00000000" w:rsidRDefault="00000000" w:rsidRPr="00000000" w14:paraId="00000B02">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Problem Solving: [score / pass / fail / concern]</w:t>
      </w:r>
    </w:p>
    <w:p w:rsidR="00000000" w:rsidDel="00000000" w:rsidP="00000000" w:rsidRDefault="00000000" w:rsidRPr="00000000" w14:paraId="00000B03">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Personal-Social: [score / pass / fail / concern]</w:t>
      </w:r>
    </w:p>
    <w:p w:rsidR="00000000" w:rsidDel="00000000" w:rsidP="00000000" w:rsidRDefault="00000000" w:rsidRPr="00000000" w14:paraId="00000B04">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05">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OVERALL RESULT: [Within normal limits / Monitoring zone / Referral zone]</w:t>
      </w:r>
      <w:r w:rsidDel="00000000" w:rsidR="00000000" w:rsidRPr="00000000">
        <w:rPr>
          <w:rtl w:val="0"/>
        </w:rPr>
      </w:r>
    </w:p>
    <w:p w:rsidR="00000000" w:rsidDel="00000000" w:rsidP="00000000" w:rsidRDefault="00000000" w:rsidRPr="00000000" w14:paraId="00000B06">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07">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PARENT CONCERNS: [Documented concerns or 'No concerns expressed']</w:t>
      </w:r>
      <w:r w:rsidDel="00000000" w:rsidR="00000000" w:rsidRPr="00000000">
        <w:rPr>
          <w:rtl w:val="0"/>
        </w:rPr>
      </w:r>
    </w:p>
    <w:p w:rsidR="00000000" w:rsidDel="00000000" w:rsidP="00000000" w:rsidRDefault="00000000" w:rsidRPr="00000000" w14:paraId="00000B08">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09">
      <w:pPr>
        <w:spacing w:after="40" w:before="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PLAN:</w:t>
      </w:r>
      <w:r w:rsidDel="00000000" w:rsidR="00000000" w:rsidRPr="00000000">
        <w:rPr>
          <w:rtl w:val="0"/>
        </w:rPr>
      </w:r>
    </w:p>
    <w:p w:rsidR="00000000" w:rsidDel="00000000" w:rsidP="00000000" w:rsidRDefault="00000000" w:rsidRPr="00000000" w14:paraId="00000B0A">
      <w:pPr>
        <w:spacing w:after="40" w:line="240" w:lineRule="auto"/>
        <w:rPr>
          <w:rFonts w:ascii="Courier New" w:cs="Courier New" w:eastAsia="Courier New" w:hAnsi="Courier New"/>
          <w:sz w:val="20"/>
          <w:szCs w:val="20"/>
        </w:rPr>
      </w:pPr>
      <w:r w:rsidDel="00000000" w:rsidR="00000000" w:rsidRPr="00000000">
        <w:rPr>
          <w:i w:val="1"/>
          <w:iCs w:val="1"/>
          <w:color w:val="666666"/>
          <w:sz w:val="18"/>
          <w:szCs w:val="18"/>
          <w:rtl w:val="0"/>
        </w:rPr>
        <w:t xml:space="preserve">[Normal: reassure, rescreen at next visit. Concern: referral to EI, developmental peds, speech, OT, etc.]</w:t>
      </w:r>
      <w:r w:rsidDel="00000000" w:rsidR="00000000" w:rsidRPr="00000000">
        <w:rPr>
          <w:rtl w:val="0"/>
        </w:rPr>
      </w:r>
    </w:p>
    <w:p w:rsidR="00000000" w:rsidDel="00000000" w:rsidP="00000000" w:rsidRDefault="00000000" w:rsidRPr="00000000" w14:paraId="00000B0B">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[Action taken — reassurance, rescreen interval, referrals placed]</w:t>
      </w:r>
    </w:p>
    <w:p w:rsidR="00000000" w:rsidDel="00000000" w:rsidP="00000000" w:rsidRDefault="00000000" w:rsidRPr="00000000" w14:paraId="00000B0C">
      <w:pPr>
        <w:spacing w:after="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0D">
      <w:pPr>
        <w:spacing w:after="4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Electronically signed by: [Name, MD]</w:t>
      </w:r>
    </w:p>
    <w:p w:rsidR="00000000" w:rsidDel="00000000" w:rsidP="00000000" w:rsidRDefault="00000000" w:rsidRPr="00000000" w14:paraId="00000B0E">
      <w:pPr>
        <w:spacing w:after="40" w:line="240" w:lineRule="auto"/>
        <w:rPr>
          <w:rFonts w:ascii="Courier New" w:cs="Courier New" w:eastAsia="Courier New" w:hAnsi="Courier New"/>
          <w:sz w:val="20"/>
          <w:szCs w:val="20"/>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0"/>
          <w:szCs w:val="20"/>
          <w:rtl w:val="0"/>
        </w:rPr>
        <w:t xml:space="preserve">Date: [MM/DD/YYYY HH:MM]</w:t>
      </w:r>
    </w:p>
    <w:p w:rsidR="00000000" w:rsidDel="00000000" w:rsidP="00000000" w:rsidRDefault="00000000" w:rsidRPr="00000000" w14:paraId="00000B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y8gm6z22wy6m"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ADOLESCENT VISIT</w:t>
      </w:r>
      <w:r w:rsidDel="00000000" w:rsidR="00000000" w:rsidRPr="00000000">
        <w:rPr>
          <w:sz w:val="52"/>
          <w:rtl w:val="0"/>
        </w:rPr>
      </w:r>
    </w:p>
    <w:p w:rsidR="00000000" w:rsidDel="00000000" w:rsidP="00000000" w:rsidRDefault="00000000" w:rsidRPr="00000000" w14:paraId="00000B10">
      <w:pPr>
        <w:spacing w:after="240" w:before="240" w:line="240" w:lineRule="auto"/>
        <w:rPr>
          <w:b w:val="1"/>
          <w:bCs w:val="1"/>
        </w:rPr>
      </w:pPr>
      <w:r w:rsidDel="00000000" w:rsidR="00000000" w:rsidRPr="00000000">
        <w:rPr>
          <w:b w:val="1"/>
          <w:bCs w:val="1"/>
          <w:rtl w:val="0"/>
        </w:rPr>
        <w:t xml:space="preserve">ADOLESCENT HEALTH NOTE</w:t>
      </w:r>
    </w:p>
    <w:p w:rsidR="00000000" w:rsidDel="00000000" w:rsidP="00000000" w:rsidRDefault="00000000" w:rsidRPr="00000000" w14:paraId="00000B11">
      <w:pPr>
        <w:spacing w:after="240" w:before="240" w:line="240" w:lineRule="auto"/>
        <w:rPr/>
      </w:pPr>
      <w:r w:rsidDel="00000000" w:rsidR="00000000" w:rsidRPr="00000000">
        <w:rPr>
          <w:rtl w:val="0"/>
        </w:rPr>
        <w:t xml:space="preserve">Target length: ~1 page</w:t>
      </w:r>
    </w:p>
    <w:p w:rsidR="00000000" w:rsidDel="00000000" w:rsidP="00000000" w:rsidRDefault="00000000" w:rsidRPr="00000000" w14:paraId="00000B12">
      <w:pPr>
        <w:spacing w:after="240" w:before="240" w:line="240" w:lineRule="auto"/>
        <w:rPr>
          <w:i w:val="1"/>
          <w:iCs w:val="1"/>
        </w:rPr>
      </w:pPr>
      <w:r w:rsidDel="00000000" w:rsidR="00000000" w:rsidRPr="00000000">
        <w:rPr>
          <w:i w:val="1"/>
          <w:iCs w:val="1"/>
          <w:rtl w:val="0"/>
        </w:rPr>
        <w:t xml:space="preserve">[Outpatient visit note for patients ages 11–21. Distinct from a standard office visit because it includes a confidential psychosocial screen (HEADSS) conducted privately. The note must document what was discussed confidentially and what was shared with the parent.]</w:t>
      </w:r>
    </w:p>
    <w:p w:rsidR="00000000" w:rsidDel="00000000" w:rsidP="00000000" w:rsidRDefault="00000000" w:rsidRPr="00000000" w14:paraId="00000B13">
      <w:pPr>
        <w:spacing w:after="240" w:before="240" w:line="240" w:lineRule="auto"/>
        <w:rPr>
          <w:b w:val="1"/>
          <w:bCs w:val="1"/>
        </w:rPr>
      </w:pPr>
      <w:r w:rsidDel="00000000" w:rsidR="00000000" w:rsidRPr="00000000">
        <w:rPr>
          <w:b w:val="1"/>
          <w:bCs w:val="1"/>
          <w:rtl w:val="0"/>
        </w:rPr>
        <w:t xml:space="preserve">[DOCUMENT LABEL] — Adolescent Health Visit</w:t>
      </w:r>
    </w:p>
    <w:p w:rsidR="00000000" w:rsidDel="00000000" w:rsidP="00000000" w:rsidRDefault="00000000" w:rsidRPr="00000000" w14:paraId="00000B14">
      <w:pPr>
        <w:spacing w:after="240" w:before="240" w:line="240" w:lineRule="auto"/>
        <w:rPr/>
      </w:pPr>
      <w:r w:rsidDel="00000000" w:rsidR="00000000" w:rsidRPr="00000000">
        <w:rPr>
          <w:rtl w:val="0"/>
        </w:rPr>
        <w:t xml:space="preserve">[Provider Name, Credentials] | [Practice] | [Date]</w:t>
      </w:r>
    </w:p>
    <w:p w:rsidR="00000000" w:rsidDel="00000000" w:rsidP="00000000" w:rsidRDefault="00000000" w:rsidRPr="00000000" w14:paraId="00000B15">
      <w:pPr>
        <w:spacing w:after="240" w:before="240" w:line="240" w:lineRule="auto"/>
        <w:rPr/>
      </w:pPr>
      <w:r w:rsidDel="00000000" w:rsidR="00000000" w:rsidRPr="00000000">
        <w:rPr>
          <w:rtl w:val="0"/>
        </w:rPr>
        <w:t xml:space="preserve">Patient: [Last, First MI.] | MRN: [MRN] | DOB: [DOB] | Age: [x years x months]</w:t>
      </w:r>
    </w:p>
    <w:p w:rsidR="00000000" w:rsidDel="00000000" w:rsidP="00000000" w:rsidRDefault="00000000" w:rsidRPr="00000000" w14:paraId="00000B16">
      <w:pPr>
        <w:spacing w:after="240" w:before="240" w:line="240" w:lineRule="auto"/>
        <w:rPr/>
      </w:pPr>
      <w:r w:rsidDel="00000000" w:rsidR="00000000" w:rsidRPr="00000000">
        <w:rPr>
          <w:rtl w:val="0"/>
        </w:rPr>
        <w:t xml:space="preserve">Allergies: [Drug (reaction)]</w:t>
      </w:r>
    </w:p>
    <w:p w:rsidR="00000000" w:rsidDel="00000000" w:rsidP="00000000" w:rsidRDefault="00000000" w:rsidRPr="00000000" w14:paraId="00000B17">
      <w:pPr>
        <w:spacing w:after="240" w:before="240" w:line="240" w:lineRule="auto"/>
        <w:rPr>
          <w:b w:val="1"/>
          <w:bCs w:val="1"/>
        </w:rPr>
      </w:pPr>
      <w:r w:rsidDel="00000000" w:rsidR="00000000" w:rsidRPr="00000000">
        <w:rPr>
          <w:b w:val="1"/>
          <w:bCs w:val="1"/>
          <w:rtl w:val="0"/>
        </w:rPr>
        <w:t xml:space="preserve">ADOLESCENT HEALTH VISIT NOTE</w:t>
      </w:r>
    </w:p>
    <w:p w:rsidR="00000000" w:rsidDel="00000000" w:rsidP="00000000" w:rsidRDefault="00000000" w:rsidRPr="00000000" w14:paraId="00000B18">
      <w:pPr>
        <w:spacing w:after="240" w:before="240" w:line="240" w:lineRule="auto"/>
        <w:rPr/>
      </w:pPr>
      <w:r w:rsidDel="00000000" w:rsidR="00000000" w:rsidRPr="00000000">
        <w:rPr>
          <w:rtl w:val="0"/>
        </w:rPr>
        <w:t xml:space="preserve">Visit Type: [Well-Adolescent / Follow-Up / Problem-Focused]</w:t>
      </w:r>
    </w:p>
    <w:p w:rsidR="00000000" w:rsidDel="00000000" w:rsidP="00000000" w:rsidRDefault="00000000" w:rsidRPr="00000000" w14:paraId="00000B19">
      <w:pPr>
        <w:spacing w:after="240" w:before="240" w:line="240" w:lineRule="auto"/>
        <w:rPr/>
      </w:pPr>
      <w:r w:rsidDel="00000000" w:rsidR="00000000" w:rsidRPr="00000000">
        <w:rPr>
          <w:rtl w:val="0"/>
        </w:rPr>
        <w:t xml:space="preserve">Accompanied by: [Parent/Guardian name, relationship — or 'Patient alone']</w:t>
      </w:r>
    </w:p>
    <w:p w:rsidR="00000000" w:rsidDel="00000000" w:rsidP="00000000" w:rsidRDefault="00000000" w:rsidRPr="00000000" w14:paraId="00000B1A">
      <w:pPr>
        <w:spacing w:after="240" w:before="240" w:line="240" w:lineRule="auto"/>
        <w:rPr>
          <w:b w:val="1"/>
          <w:bCs w:val="1"/>
        </w:rPr>
      </w:pPr>
      <w:r w:rsidDel="00000000" w:rsidR="00000000" w:rsidRPr="00000000">
        <w:rPr>
          <w:b w:val="1"/>
          <w:bCs w:val="1"/>
          <w:rtl w:val="0"/>
        </w:rPr>
        <w:t xml:space="preserve">CHIEF COMPLAINT: [1-line — or 'Annual well visit']</w:t>
      </w:r>
    </w:p>
    <w:p w:rsidR="00000000" w:rsidDel="00000000" w:rsidP="00000000" w:rsidRDefault="00000000" w:rsidRPr="00000000" w14:paraId="00000B1B">
      <w:pPr>
        <w:spacing w:after="240" w:before="240" w:line="240" w:lineRule="auto"/>
        <w:rPr>
          <w:b w:val="1"/>
          <w:bCs w:val="1"/>
        </w:rPr>
      </w:pPr>
      <w:r w:rsidDel="00000000" w:rsidR="00000000" w:rsidRPr="00000000">
        <w:rPr>
          <w:b w:val="1"/>
          <w:bCs w:val="1"/>
          <w:rtl w:val="0"/>
        </w:rPr>
        <w:t xml:space="preserve">INTERVAL HISTORY:</w:t>
      </w:r>
    </w:p>
    <w:p w:rsidR="00000000" w:rsidDel="00000000" w:rsidP="00000000" w:rsidRDefault="00000000" w:rsidRPr="00000000" w14:paraId="00000B1C">
      <w:pPr>
        <w:spacing w:after="240" w:before="240" w:line="240" w:lineRule="auto"/>
        <w:rPr>
          <w:i w:val="1"/>
          <w:iCs w:val="1"/>
        </w:rPr>
      </w:pPr>
      <w:r w:rsidDel="00000000" w:rsidR="00000000" w:rsidRPr="00000000">
        <w:rPr>
          <w:i w:val="1"/>
          <w:iCs w:val="1"/>
          <w:rtl w:val="0"/>
        </w:rPr>
        <w:t xml:space="preserve">[Updates since last visit. Current medications, new diagnoses, hospitalizations, surgeries.]</w:t>
      </w:r>
    </w:p>
    <w:p w:rsidR="00000000" w:rsidDel="00000000" w:rsidP="00000000" w:rsidRDefault="00000000" w:rsidRPr="00000000" w14:paraId="00000B1D">
      <w:pPr>
        <w:spacing w:after="240" w:before="240" w:line="240" w:lineRule="auto"/>
        <w:rPr/>
      </w:pPr>
      <w:r w:rsidDel="00000000" w:rsidR="00000000" w:rsidRPr="00000000">
        <w:rPr>
          <w:rtl w:val="0"/>
        </w:rPr>
        <w:t xml:space="preserve">Medications: [Current list or 'None' — source noted]</w:t>
      </w:r>
    </w:p>
    <w:p w:rsidR="00000000" w:rsidDel="00000000" w:rsidP="00000000" w:rsidRDefault="00000000" w:rsidRPr="00000000" w14:paraId="00000B1E">
      <w:pPr>
        <w:spacing w:after="240" w:before="240" w:line="240" w:lineRule="auto"/>
        <w:rPr/>
      </w:pPr>
      <w:r w:rsidDel="00000000" w:rsidR="00000000" w:rsidRPr="00000000">
        <w:rPr>
          <w:rtl w:val="0"/>
        </w:rPr>
        <w:t xml:space="preserve">Interval medical history: [Updates or 'No changes']</w:t>
      </w:r>
    </w:p>
    <w:p w:rsidR="00000000" w:rsidDel="00000000" w:rsidP="00000000" w:rsidRDefault="00000000" w:rsidRPr="00000000" w14:paraId="00000B1F">
      <w:pPr>
        <w:spacing w:after="240" w:before="240" w:line="240" w:lineRule="auto"/>
        <w:rPr/>
      </w:pPr>
      <w:r w:rsidDel="00000000" w:rsidR="00000000" w:rsidRPr="00000000">
        <w:rPr>
          <w:rtl w:val="0"/>
        </w:rPr>
        <w:t xml:space="preserve">Family history update: [New items — especially early cardiac death, psychiatric history, autoimmune — or 'No changes']</w:t>
      </w:r>
    </w:p>
    <w:p w:rsidR="00000000" w:rsidDel="00000000" w:rsidP="00000000" w:rsidRDefault="00000000" w:rsidRPr="00000000" w14:paraId="00000B20">
      <w:pPr>
        <w:spacing w:after="240" w:before="240" w:line="240" w:lineRule="auto"/>
        <w:rPr/>
      </w:pPr>
      <w:r w:rsidDel="00000000" w:rsidR="00000000" w:rsidRPr="00000000">
        <w:rPr>
          <w:b w:val="1"/>
          <w:bCs w:val="1"/>
          <w:rtl w:val="0"/>
        </w:rPr>
        <w:t xml:space="preserve">Menstrual History (AFAB patients):</w:t>
      </w:r>
      <w:r w:rsidDel="00000000" w:rsidR="00000000" w:rsidRPr="00000000">
        <w:rPr>
          <w:rtl w:val="0"/>
        </w:rPr>
        <w:t xml:space="preserve"> Menarche: [Age / Not yet] | LMP: [Date] | Cycle: [Regular / Irregular — length] | Dysmenorrhea: [Yes / No]</w:t>
      </w:r>
    </w:p>
    <w:p w:rsidR="00000000" w:rsidDel="00000000" w:rsidP="00000000" w:rsidRDefault="00000000" w:rsidRPr="00000000" w14:paraId="00000B21">
      <w:pPr>
        <w:spacing w:after="240" w:before="240" w:line="240" w:lineRule="auto"/>
        <w:rPr>
          <w:b w:val="1"/>
          <w:bCs w:val="1"/>
        </w:rPr>
      </w:pPr>
      <w:r w:rsidDel="00000000" w:rsidR="00000000" w:rsidRPr="00000000">
        <w:rPr>
          <w:b w:val="1"/>
          <w:bCs w:val="1"/>
          <w:rtl w:val="0"/>
        </w:rPr>
        <w:t xml:space="preserve">GROWTH:</w:t>
      </w:r>
    </w:p>
    <w:p w:rsidR="00000000" w:rsidDel="00000000" w:rsidP="00000000" w:rsidRDefault="00000000" w:rsidRPr="00000000" w14:paraId="00000B22">
      <w:pPr>
        <w:spacing w:after="240" w:before="240" w:line="240" w:lineRule="auto"/>
        <w:rPr/>
      </w:pPr>
      <w:r w:rsidDel="00000000" w:rsidR="00000000" w:rsidRPr="00000000">
        <w:rPr>
          <w:rtl w:val="0"/>
        </w:rPr>
        <w:t xml:space="preserve">Weight: [x] kg ([x]th %ile) | Height: [x] cm ([x]th %ile) | BMI: [x] ([x]th %ile)</w:t>
      </w:r>
    </w:p>
    <w:p w:rsidR="00000000" w:rsidDel="00000000" w:rsidP="00000000" w:rsidRDefault="00000000" w:rsidRPr="00000000" w14:paraId="00000B23">
      <w:pPr>
        <w:spacing w:after="240" w:before="240" w:line="240" w:lineRule="auto"/>
        <w:rPr>
          <w:b w:val="1"/>
          <w:bCs w:val="1"/>
        </w:rPr>
      </w:pPr>
      <w:r w:rsidDel="00000000" w:rsidR="00000000" w:rsidRPr="00000000">
        <w:rPr>
          <w:b w:val="1"/>
          <w:bCs w:val="1"/>
          <w:rtl w:val="0"/>
        </w:rPr>
        <w:t xml:space="preserve">CONFIDENTIAL PSYCHOSOCIAL SCREEN (HEADSS):</w:t>
      </w:r>
    </w:p>
    <w:p w:rsidR="00000000" w:rsidDel="00000000" w:rsidP="00000000" w:rsidRDefault="00000000" w:rsidRPr="00000000" w14:paraId="00000B24">
      <w:pPr>
        <w:spacing w:after="240" w:before="240" w:line="240" w:lineRule="auto"/>
        <w:rPr>
          <w:i w:val="1"/>
          <w:iCs w:val="1"/>
        </w:rPr>
      </w:pPr>
      <w:r w:rsidDel="00000000" w:rsidR="00000000" w:rsidRPr="00000000">
        <w:rPr>
          <w:i w:val="1"/>
          <w:iCs w:val="1"/>
          <w:rtl w:val="0"/>
        </w:rPr>
        <w:t xml:space="preserve">[Conducted privately. Document that confidentiality and its limits were explained.]</w:t>
      </w:r>
    </w:p>
    <w:p w:rsidR="00000000" w:rsidDel="00000000" w:rsidP="00000000" w:rsidRDefault="00000000" w:rsidRPr="00000000" w14:paraId="00000B25">
      <w:pPr>
        <w:spacing w:after="240" w:before="240" w:line="240" w:lineRule="auto"/>
        <w:rPr/>
      </w:pPr>
      <w:r w:rsidDel="00000000" w:rsidR="00000000" w:rsidRPr="00000000">
        <w:rPr>
          <w:rtl w:val="0"/>
        </w:rPr>
        <w:t xml:space="preserve">Confidentiality: [Discussed — limits explained] | Parent: [Stepped out]</w:t>
      </w:r>
    </w:p>
    <w:p w:rsidR="00000000" w:rsidDel="00000000" w:rsidP="00000000" w:rsidRDefault="00000000" w:rsidRPr="00000000" w14:paraId="00000B26">
      <w:pPr>
        <w:spacing w:after="240" w:before="240" w:line="240" w:lineRule="auto"/>
        <w:rPr/>
      </w:pPr>
      <w:r w:rsidDel="00000000" w:rsidR="00000000" w:rsidRPr="00000000">
        <w:rPr>
          <w:rtl w:val="0"/>
        </w:rPr>
        <w:t xml:space="preserve">Home: [Living situation, stability, safety]</w:t>
      </w:r>
    </w:p>
    <w:p w:rsidR="00000000" w:rsidDel="00000000" w:rsidP="00000000" w:rsidRDefault="00000000" w:rsidRPr="00000000" w14:paraId="00000B27">
      <w:pPr>
        <w:spacing w:after="240" w:before="240" w:line="240" w:lineRule="auto"/>
        <w:rPr/>
      </w:pPr>
      <w:r w:rsidDel="00000000" w:rsidR="00000000" w:rsidRPr="00000000">
        <w:rPr>
          <w:rtl w:val="0"/>
        </w:rPr>
        <w:t xml:space="preserve">Education/Employment: [Performance, attendance, goals]</w:t>
      </w:r>
    </w:p>
    <w:p w:rsidR="00000000" w:rsidDel="00000000" w:rsidP="00000000" w:rsidRDefault="00000000" w:rsidRPr="00000000" w14:paraId="00000B28">
      <w:pPr>
        <w:spacing w:after="240" w:before="240" w:line="240" w:lineRule="auto"/>
        <w:rPr/>
      </w:pPr>
      <w:r w:rsidDel="00000000" w:rsidR="00000000" w:rsidRPr="00000000">
        <w:rPr>
          <w:rtl w:val="0"/>
        </w:rPr>
        <w:t xml:space="preserve">Activities: [Peers, exercise, screen time]</w:t>
      </w:r>
    </w:p>
    <w:p w:rsidR="00000000" w:rsidDel="00000000" w:rsidP="00000000" w:rsidRDefault="00000000" w:rsidRPr="00000000" w14:paraId="00000B29">
      <w:pPr>
        <w:spacing w:after="240" w:before="240" w:line="240" w:lineRule="auto"/>
        <w:rPr/>
      </w:pPr>
      <w:r w:rsidDel="00000000" w:rsidR="00000000" w:rsidRPr="00000000">
        <w:rPr>
          <w:rtl w:val="0"/>
        </w:rPr>
        <w:t xml:space="preserve">Drugs/Substances: [Tobacco, vaping, alcohol, marijuana, other. CRAFFT score if used.]</w:t>
      </w:r>
    </w:p>
    <w:p w:rsidR="00000000" w:rsidDel="00000000" w:rsidP="00000000" w:rsidRDefault="00000000" w:rsidRPr="00000000" w14:paraId="00000B2A">
      <w:pPr>
        <w:spacing w:after="240" w:before="240" w:line="240" w:lineRule="auto"/>
        <w:rPr/>
      </w:pPr>
      <w:r w:rsidDel="00000000" w:rsidR="00000000" w:rsidRPr="00000000">
        <w:rPr>
          <w:rtl w:val="0"/>
        </w:rPr>
        <w:t xml:space="preserve">Sexuality: [Activity, identity, orientation, contraception, STI risk — per patient's language]</w:t>
      </w:r>
    </w:p>
    <w:p w:rsidR="00000000" w:rsidDel="00000000" w:rsidP="00000000" w:rsidRDefault="00000000" w:rsidRPr="00000000" w14:paraId="00000B2B">
      <w:pPr>
        <w:spacing w:after="240" w:before="240" w:line="240" w:lineRule="auto"/>
        <w:rPr/>
      </w:pPr>
      <w:r w:rsidDel="00000000" w:rsidR="00000000" w:rsidRPr="00000000">
        <w:rPr>
          <w:rtl w:val="0"/>
        </w:rPr>
        <w:t xml:space="preserve">Safety/Suicide: [Mood, self-harm, SI. PHQ-A score if used. Violence, firearms access.]</w:t>
      </w:r>
    </w:p>
    <w:p w:rsidR="00000000" w:rsidDel="00000000" w:rsidP="00000000" w:rsidRDefault="00000000" w:rsidRPr="00000000" w14:paraId="00000B2C">
      <w:pPr>
        <w:spacing w:after="240" w:before="240" w:line="240" w:lineRule="auto"/>
        <w:rPr/>
      </w:pPr>
      <w:r w:rsidDel="00000000" w:rsidR="00000000" w:rsidRPr="00000000">
        <w:rPr>
          <w:b w:val="1"/>
          <w:bCs w:val="1"/>
          <w:rtl w:val="0"/>
        </w:rPr>
        <w:t xml:space="preserve">SHARED WITH PARENT:</w:t>
      </w:r>
      <w:r w:rsidDel="00000000" w:rsidR="00000000" w:rsidRPr="00000000">
        <w:rPr>
          <w:rtl w:val="0"/>
        </w:rPr>
        <w:t xml:space="preserve"> [What was/was not disclosed]</w:t>
      </w:r>
    </w:p>
    <w:p w:rsidR="00000000" w:rsidDel="00000000" w:rsidP="00000000" w:rsidRDefault="00000000" w:rsidRPr="00000000" w14:paraId="00000B2D">
      <w:pPr>
        <w:spacing w:after="240" w:before="240" w:line="240" w:lineRule="auto"/>
        <w:rPr/>
      </w:pPr>
      <w:r w:rsidDel="00000000" w:rsidR="00000000" w:rsidRPr="00000000">
        <w:rPr>
          <w:b w:val="1"/>
          <w:bCs w:val="1"/>
          <w:rtl w:val="0"/>
        </w:rPr>
        <w:t xml:space="preserve">SCREENING RESULTS:</w:t>
      </w:r>
      <w:r w:rsidDel="00000000" w:rsidR="00000000" w:rsidRPr="00000000">
        <w:rPr>
          <w:rtl w:val="0"/>
        </w:rPr>
        <w:t xml:space="preserve"> [PHQ-A [score] | CRAFFT [score] | Other]</w:t>
      </w:r>
    </w:p>
    <w:p w:rsidR="00000000" w:rsidDel="00000000" w:rsidP="00000000" w:rsidRDefault="00000000" w:rsidRPr="00000000" w14:paraId="00000B2E">
      <w:pPr>
        <w:spacing w:after="240" w:before="24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B2F">
      <w:pPr>
        <w:spacing w:after="240" w:before="240" w:line="240" w:lineRule="auto"/>
        <w:rPr/>
      </w:pPr>
      <w:r w:rsidDel="00000000" w:rsidR="00000000" w:rsidRPr="00000000">
        <w:rPr>
          <w:rtl w:val="0"/>
        </w:rPr>
        <w:t xml:space="preserve">Vitals: HR [x] | BP [x/x] | Temp [x]°F | SpO2 [x]%</w:t>
      </w:r>
    </w:p>
    <w:p w:rsidR="00000000" w:rsidDel="00000000" w:rsidP="00000000" w:rsidRDefault="00000000" w:rsidRPr="00000000" w14:paraId="00000B30">
      <w:pPr>
        <w:spacing w:after="240" w:before="240" w:line="240" w:lineRule="auto"/>
        <w:rPr/>
      </w:pPr>
      <w:r w:rsidDel="00000000" w:rsidR="00000000" w:rsidRPr="00000000">
        <w:rPr>
          <w:rtl w:val="0"/>
        </w:rPr>
        <w:t xml:space="preserve">Tanner Stage: [Breasts/Genitalia: [I–V] | Pubic Hair: [I–V]]</w:t>
      </w:r>
    </w:p>
    <w:p w:rsidR="00000000" w:rsidDel="00000000" w:rsidP="00000000" w:rsidRDefault="00000000" w:rsidRPr="00000000" w14:paraId="00000B31">
      <w:pPr>
        <w:spacing w:after="240" w:before="240" w:line="240" w:lineRule="auto"/>
        <w:rPr/>
      </w:pPr>
      <w:r w:rsidDel="00000000" w:rsidR="00000000" w:rsidRPr="00000000">
        <w:rPr>
          <w:rtl w:val="0"/>
        </w:rPr>
        <w:t xml:space="preserve">Chaperone: [Present (name, credentials) / Offered and declined / Not indicated]</w:t>
      </w:r>
    </w:p>
    <w:p w:rsidR="00000000" w:rsidDel="00000000" w:rsidP="00000000" w:rsidRDefault="00000000" w:rsidRPr="00000000" w14:paraId="00000B32">
      <w:pPr>
        <w:spacing w:after="240" w:before="240" w:line="240" w:lineRule="auto"/>
        <w:rPr>
          <w:i w:val="1"/>
          <w:iCs w:val="1"/>
        </w:rPr>
      </w:pPr>
      <w:r w:rsidDel="00000000" w:rsidR="00000000" w:rsidRPr="00000000">
        <w:rPr>
          <w:i w:val="1"/>
          <w:iCs w:val="1"/>
          <w:rtl w:val="0"/>
        </w:rPr>
        <w:t xml:space="preserve">[Focused. 3–5 lines, 1 line per system.]</w:t>
      </w:r>
    </w:p>
    <w:p w:rsidR="00000000" w:rsidDel="00000000" w:rsidP="00000000" w:rsidRDefault="00000000" w:rsidRPr="00000000" w14:paraId="00000B33">
      <w:pPr>
        <w:spacing w:after="240" w:before="240" w:line="240" w:lineRule="auto"/>
        <w:rPr/>
      </w:pPr>
      <w:r w:rsidDel="00000000" w:rsidR="00000000" w:rsidRPr="00000000">
        <w:rPr>
          <w:rtl w:val="0"/>
        </w:rPr>
        <w:t xml:space="preserve">[Relevant systems, 1 line each]</w:t>
      </w:r>
    </w:p>
    <w:p w:rsidR="00000000" w:rsidDel="00000000" w:rsidP="00000000" w:rsidRDefault="00000000" w:rsidRPr="00000000" w14:paraId="00000B34">
      <w:pPr>
        <w:spacing w:after="240" w:before="240" w:line="240" w:lineRule="auto"/>
        <w:rPr/>
      </w:pPr>
      <w:r w:rsidDel="00000000" w:rsidR="00000000" w:rsidRPr="00000000">
        <w:rPr>
          <w:b w:val="1"/>
          <w:bCs w:val="1"/>
          <w:rtl w:val="0"/>
        </w:rPr>
        <w:t xml:space="preserve">IMMUNIZATIONS:</w:t>
      </w:r>
      <w:r w:rsidDel="00000000" w:rsidR="00000000" w:rsidRPr="00000000">
        <w:rPr>
          <w:rtl w:val="0"/>
        </w:rPr>
        <w:t xml:space="preserve"> [Administered today / Up to date / Deferred — reason]</w:t>
      </w:r>
    </w:p>
    <w:p w:rsidR="00000000" w:rsidDel="00000000" w:rsidP="00000000" w:rsidRDefault="00000000" w:rsidRPr="00000000" w14:paraId="00000B35">
      <w:pPr>
        <w:spacing w:after="240" w:before="240" w:line="240" w:lineRule="auto"/>
        <w:rPr>
          <w:b w:val="1"/>
          <w:bCs w:val="1"/>
        </w:rPr>
      </w:pPr>
      <w:r w:rsidDel="00000000" w:rsidR="00000000" w:rsidRPr="00000000">
        <w:rPr>
          <w:b w:val="1"/>
          <w:bCs w:val="1"/>
          <w:rtl w:val="0"/>
        </w:rPr>
        <w:t xml:space="preserve">ASSESSMENT &amp; PLAN:</w:t>
      </w:r>
    </w:p>
    <w:p w:rsidR="00000000" w:rsidDel="00000000" w:rsidP="00000000" w:rsidRDefault="00000000" w:rsidRPr="00000000" w14:paraId="00000B36">
      <w:pPr>
        <w:numPr>
          <w:ilvl w:val="0"/>
          <w:numId w:val="4"/>
        </w:numPr>
        <w:spacing w:after="0" w:before="240" w:line="240" w:lineRule="auto"/>
        <w:ind w:left="720" w:hanging="360"/>
        <w:rPr/>
      </w:pPr>
      <w:r w:rsidDel="00000000" w:rsidR="00000000" w:rsidRPr="00000000">
        <w:rPr>
          <w:rtl w:val="0"/>
        </w:rPr>
        <w:t xml:space="preserve">[Problem or preventive item] — [plan]</w:t>
      </w:r>
    </w:p>
    <w:p w:rsidR="00000000" w:rsidDel="00000000" w:rsidP="00000000" w:rsidRDefault="00000000" w:rsidRPr="00000000" w14:paraId="00000B37">
      <w:pPr>
        <w:numPr>
          <w:ilvl w:val="0"/>
          <w:numId w:val="4"/>
        </w:numPr>
        <w:spacing w:after="240" w:before="0" w:line="240" w:lineRule="auto"/>
        <w:ind w:left="720" w:hanging="360"/>
        <w:rPr/>
      </w:pPr>
      <w:r w:rsidDel="00000000" w:rsidR="00000000" w:rsidRPr="00000000">
        <w:rPr>
          <w:rtl w:val="0"/>
        </w:rPr>
        <w:t xml:space="preserve">[Problem] — [plan]</w:t>
      </w:r>
    </w:p>
    <w:p w:rsidR="00000000" w:rsidDel="00000000" w:rsidP="00000000" w:rsidRDefault="00000000" w:rsidRPr="00000000" w14:paraId="00000B38">
      <w:pPr>
        <w:spacing w:after="240" w:before="240" w:line="240" w:lineRule="auto"/>
        <w:rPr/>
      </w:pPr>
      <w:r w:rsidDel="00000000" w:rsidR="00000000" w:rsidRPr="00000000">
        <w:rPr>
          <w:rtl w:val="0"/>
        </w:rPr>
        <w:t xml:space="preserve">Anticipatory guidance: [Topics covered — e.g., nutrition, sleep, substances, relationships, driving safety]</w:t>
      </w:r>
    </w:p>
    <w:p w:rsidR="00000000" w:rsidDel="00000000" w:rsidP="00000000" w:rsidRDefault="00000000" w:rsidRPr="00000000" w14:paraId="00000B39">
      <w:pPr>
        <w:spacing w:after="240" w:before="240" w:line="240" w:lineRule="auto"/>
        <w:rPr/>
      </w:pPr>
      <w:r w:rsidDel="00000000" w:rsidR="00000000" w:rsidRPr="00000000">
        <w:rPr>
          <w:rtl w:val="0"/>
        </w:rPr>
        <w:t xml:space="preserve">Follow-up: [timeframe]</w:t>
      </w:r>
    </w:p>
    <w:p w:rsidR="00000000" w:rsidDel="00000000" w:rsidP="00000000" w:rsidRDefault="00000000" w:rsidRPr="00000000" w14:paraId="00000B3A">
      <w:pPr>
        <w:spacing w:after="240" w:before="240" w:line="240" w:lineRule="auto"/>
        <w:rPr/>
      </w:pPr>
      <w:r w:rsidDel="00000000" w:rsidR="00000000" w:rsidRPr="00000000">
        <w:rPr>
          <w:rtl w:val="0"/>
        </w:rPr>
        <w:t xml:space="preserve">Electronically signed by: [Name, MD]</w:t>
      </w:r>
    </w:p>
    <w:p w:rsidR="00000000" w:rsidDel="00000000" w:rsidP="00000000" w:rsidRDefault="00000000" w:rsidRPr="00000000" w14:paraId="00000B3B">
      <w:pPr>
        <w:spacing w:after="240" w:before="240" w:lin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Date: [MM/DD/YYYY HH:MM]</w:t>
      </w:r>
    </w:p>
    <w:p w:rsidR="00000000" w:rsidDel="00000000" w:rsidP="00000000" w:rsidRDefault="00000000" w:rsidRPr="00000000" w14:paraId="00000B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xyihj6lojuy"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SPORTS PHYSICAL</w:t>
      </w:r>
      <w:r w:rsidDel="00000000" w:rsidR="00000000" w:rsidRPr="00000000">
        <w:rPr>
          <w:sz w:val="52"/>
          <w:rtl w:val="0"/>
        </w:rPr>
      </w:r>
    </w:p>
    <w:p w:rsidR="00000000" w:rsidDel="00000000" w:rsidP="00000000" w:rsidRDefault="00000000" w:rsidRPr="00000000" w14:paraId="00000B3D">
      <w:pPr>
        <w:spacing w:after="240" w:before="240" w:lineRule="auto"/>
        <w:rPr>
          <w:b w:val="1"/>
          <w:bCs w:val="1"/>
        </w:rPr>
      </w:pPr>
      <w:r w:rsidDel="00000000" w:rsidR="00000000" w:rsidRPr="00000000">
        <w:rPr>
          <w:b w:val="1"/>
          <w:bCs w:val="1"/>
          <w:rtl w:val="0"/>
        </w:rPr>
        <w:t xml:space="preserve">SPORTS PRE-PARTICIPATION PHYSICAL EVALUATION</w:t>
      </w:r>
    </w:p>
    <w:p w:rsidR="00000000" w:rsidDel="00000000" w:rsidP="00000000" w:rsidRDefault="00000000" w:rsidRPr="00000000" w14:paraId="00000B3E">
      <w:pPr>
        <w:spacing w:after="240" w:before="240" w:lineRule="auto"/>
        <w:rPr/>
      </w:pPr>
      <w:r w:rsidDel="00000000" w:rsidR="00000000" w:rsidRPr="00000000">
        <w:rPr>
          <w:rtl w:val="0"/>
        </w:rPr>
        <w:t xml:space="preserve">Target length: ~1 page</w:t>
      </w:r>
    </w:p>
    <w:p w:rsidR="00000000" w:rsidDel="00000000" w:rsidP="00000000" w:rsidRDefault="00000000" w:rsidRPr="00000000" w14:paraId="00000B3F">
      <w:pPr>
        <w:spacing w:after="240" w:before="240" w:lineRule="auto"/>
        <w:rPr>
          <w:i w:val="1"/>
          <w:iCs w:val="1"/>
        </w:rPr>
      </w:pPr>
      <w:r w:rsidDel="00000000" w:rsidR="00000000" w:rsidRPr="00000000">
        <w:rPr>
          <w:i w:val="1"/>
          <w:iCs w:val="1"/>
          <w:rtl w:val="0"/>
        </w:rPr>
        <w:t xml:space="preserve">[Standardized clearance exam required before athletic participation. Focused on identifying cardiac, musculoskeletal, and neurologic risk. The physical exam is targeted — not a comprehensive well-visit.]</w:t>
      </w:r>
    </w:p>
    <w:p w:rsidR="00000000" w:rsidDel="00000000" w:rsidP="00000000" w:rsidRDefault="00000000" w:rsidRPr="00000000" w14:paraId="00000B40">
      <w:pPr>
        <w:spacing w:after="240" w:before="240" w:lineRule="auto"/>
        <w:rPr>
          <w:b w:val="1"/>
          <w:bCs w:val="1"/>
        </w:rPr>
      </w:pPr>
      <w:r w:rsidDel="00000000" w:rsidR="00000000" w:rsidRPr="00000000">
        <w:rPr>
          <w:b w:val="1"/>
          <w:bCs w:val="1"/>
          <w:rtl w:val="0"/>
        </w:rPr>
        <w:t xml:space="preserve">[DOCUMENT LABEL] — Sports Pre-Participation Physical</w:t>
      </w:r>
    </w:p>
    <w:p w:rsidR="00000000" w:rsidDel="00000000" w:rsidP="00000000" w:rsidRDefault="00000000" w:rsidRPr="00000000" w14:paraId="00000B41">
      <w:pPr>
        <w:spacing w:after="240" w:before="240" w:lineRule="auto"/>
        <w:rPr/>
      </w:pPr>
      <w:r w:rsidDel="00000000" w:rsidR="00000000" w:rsidRPr="00000000">
        <w:rPr>
          <w:rtl w:val="0"/>
        </w:rPr>
        <w:t xml:space="preserve">[Provider Name, Credentials] | [Practice] | [Date]</w:t>
      </w:r>
    </w:p>
    <w:p w:rsidR="00000000" w:rsidDel="00000000" w:rsidP="00000000" w:rsidRDefault="00000000" w:rsidRPr="00000000" w14:paraId="00000B42">
      <w:pPr>
        <w:spacing w:after="240" w:before="240" w:lineRule="auto"/>
        <w:rPr/>
      </w:pPr>
      <w:r w:rsidDel="00000000" w:rsidR="00000000" w:rsidRPr="00000000">
        <w:rPr>
          <w:rtl w:val="0"/>
        </w:rPr>
        <w:t xml:space="preserve">Patient: [Last, First MI.] | MRN: [MRN] | DOB: [DOB] | Age: [x years] | Sex: [M/F]</w:t>
      </w:r>
    </w:p>
    <w:p w:rsidR="00000000" w:rsidDel="00000000" w:rsidP="00000000" w:rsidRDefault="00000000" w:rsidRPr="00000000" w14:paraId="00000B43">
      <w:pPr>
        <w:spacing w:after="240" w:before="240" w:lineRule="auto"/>
        <w:rPr/>
      </w:pPr>
      <w:r w:rsidDel="00000000" w:rsidR="00000000" w:rsidRPr="00000000">
        <w:rPr>
          <w:rtl w:val="0"/>
        </w:rPr>
        <w:t xml:space="preserve">Allergies: [Drug (reaction)]</w:t>
      </w:r>
    </w:p>
    <w:p w:rsidR="00000000" w:rsidDel="00000000" w:rsidP="00000000" w:rsidRDefault="00000000" w:rsidRPr="00000000" w14:paraId="00000B44">
      <w:pPr>
        <w:spacing w:after="240" w:before="240" w:lineRule="auto"/>
        <w:rPr>
          <w:b w:val="1"/>
          <w:bCs w:val="1"/>
        </w:rPr>
      </w:pPr>
      <w:r w:rsidDel="00000000" w:rsidR="00000000" w:rsidRPr="00000000">
        <w:rPr>
          <w:b w:val="1"/>
          <w:bCs w:val="1"/>
          <w:rtl w:val="0"/>
        </w:rPr>
        <w:t xml:space="preserve">SPORTS PRE-PARTICIPATION PHYSICAL EVALUATION</w:t>
      </w:r>
    </w:p>
    <w:p w:rsidR="00000000" w:rsidDel="00000000" w:rsidP="00000000" w:rsidRDefault="00000000" w:rsidRPr="00000000" w14:paraId="00000B45">
      <w:pPr>
        <w:spacing w:after="240" w:before="240" w:lineRule="auto"/>
        <w:rPr/>
      </w:pPr>
      <w:r w:rsidDel="00000000" w:rsidR="00000000" w:rsidRPr="00000000">
        <w:rPr>
          <w:rtl w:val="0"/>
        </w:rPr>
        <w:t xml:space="preserve">Sport(s): [Sport(s) being cleared for]</w:t>
      </w:r>
    </w:p>
    <w:p w:rsidR="00000000" w:rsidDel="00000000" w:rsidP="00000000" w:rsidRDefault="00000000" w:rsidRPr="00000000" w14:paraId="00000B46">
      <w:pPr>
        <w:spacing w:after="240" w:before="240" w:lineRule="auto"/>
        <w:rPr/>
      </w:pPr>
      <w:r w:rsidDel="00000000" w:rsidR="00000000" w:rsidRPr="00000000">
        <w:rPr>
          <w:rtl w:val="0"/>
        </w:rPr>
        <w:t xml:space="preserve">School/Organization: [Name]</w:t>
      </w:r>
    </w:p>
    <w:p w:rsidR="00000000" w:rsidDel="00000000" w:rsidP="00000000" w:rsidRDefault="00000000" w:rsidRPr="00000000" w14:paraId="00000B47">
      <w:pPr>
        <w:spacing w:after="240" w:before="240" w:lineRule="auto"/>
        <w:rPr/>
      </w:pPr>
      <w:r w:rsidDel="00000000" w:rsidR="00000000" w:rsidRPr="00000000">
        <w:rPr>
          <w:rtl w:val="0"/>
        </w:rPr>
        <w:t xml:space="preserve">Season/Year: [e.g., Fall 2026]</w:t>
      </w:r>
    </w:p>
    <w:p w:rsidR="00000000" w:rsidDel="00000000" w:rsidP="00000000" w:rsidRDefault="00000000" w:rsidRPr="00000000" w14:paraId="00000B48">
      <w:pPr>
        <w:spacing w:after="240" w:before="240" w:lineRule="auto"/>
        <w:rPr>
          <w:b w:val="1"/>
          <w:bCs w:val="1"/>
        </w:rPr>
      </w:pPr>
      <w:r w:rsidDel="00000000" w:rsidR="00000000" w:rsidRPr="00000000">
        <w:rPr>
          <w:b w:val="1"/>
          <w:bCs w:val="1"/>
          <w:rtl w:val="0"/>
        </w:rPr>
        <w:t xml:space="preserve">CARDIAC SCREENING HISTORY:</w:t>
      </w:r>
    </w:p>
    <w:p w:rsidR="00000000" w:rsidDel="00000000" w:rsidP="00000000" w:rsidRDefault="00000000" w:rsidRPr="00000000" w14:paraId="00000B49">
      <w:pPr>
        <w:spacing w:after="240" w:before="240" w:lineRule="auto"/>
        <w:rPr>
          <w:i w:val="1"/>
          <w:iCs w:val="1"/>
        </w:rPr>
      </w:pPr>
      <w:r w:rsidDel="00000000" w:rsidR="00000000" w:rsidRPr="00000000">
        <w:rPr>
          <w:i w:val="1"/>
          <w:iCs w:val="1"/>
          <w:rtl w:val="0"/>
        </w:rPr>
        <w:t xml:space="preserve">[A "yes" to any triggers further workup before clearance.]</w:t>
      </w:r>
    </w:p>
    <w:p w:rsidR="00000000" w:rsidDel="00000000" w:rsidP="00000000" w:rsidRDefault="00000000" w:rsidRPr="00000000" w14:paraId="00000B4A">
      <w:pPr>
        <w:spacing w:after="240" w:before="240" w:lineRule="auto"/>
        <w:rPr/>
      </w:pPr>
      <w:r w:rsidDel="00000000" w:rsidR="00000000" w:rsidRPr="00000000">
        <w:rPr>
          <w:rtl w:val="0"/>
        </w:rPr>
        <w:t xml:space="preserve">Personal: Exertional chest pain [Y/N] | Exertional syncope/near-syncope [Y/N] | Unexplained exertional dyspnea [Y/N] | Known murmur [Y/N] | Prior cardiac restriction [Y/N]</w:t>
      </w:r>
    </w:p>
    <w:p w:rsidR="00000000" w:rsidDel="00000000" w:rsidP="00000000" w:rsidRDefault="00000000" w:rsidRPr="00000000" w14:paraId="00000B4B">
      <w:pPr>
        <w:spacing w:after="240" w:before="240" w:lineRule="auto"/>
        <w:rPr/>
      </w:pPr>
      <w:r w:rsidDel="00000000" w:rsidR="00000000" w:rsidRPr="00000000">
        <w:rPr>
          <w:rtl w:val="0"/>
        </w:rPr>
        <w:t xml:space="preserve">Family: Sudden cardiac death &lt;50 y/o [Y/N] | Known cardiomyopathy, Long QT, Marfan, or arrhythmia syndrome [Y/N]</w:t>
      </w:r>
    </w:p>
    <w:p w:rsidR="00000000" w:rsidDel="00000000" w:rsidP="00000000" w:rsidRDefault="00000000" w:rsidRPr="00000000" w14:paraId="00000B4C">
      <w:pPr>
        <w:spacing w:after="240" w:before="240" w:lineRule="auto"/>
        <w:rPr>
          <w:b w:val="1"/>
          <w:bCs w:val="1"/>
        </w:rPr>
      </w:pPr>
      <w:r w:rsidDel="00000000" w:rsidR="00000000" w:rsidRPr="00000000">
        <w:rPr>
          <w:b w:val="1"/>
          <w:bCs w:val="1"/>
          <w:rtl w:val="0"/>
        </w:rPr>
        <w:t xml:space="preserve">ADDITIONAL SCREENING HISTORY / Past Medical History:</w:t>
      </w:r>
    </w:p>
    <w:p w:rsidR="00000000" w:rsidDel="00000000" w:rsidP="00000000" w:rsidRDefault="00000000" w:rsidRPr="00000000" w14:paraId="00000B4D">
      <w:pPr>
        <w:spacing w:after="240" w:before="240" w:lineRule="auto"/>
        <w:rPr/>
      </w:pPr>
      <w:r w:rsidDel="00000000" w:rsidR="00000000" w:rsidRPr="00000000">
        <w:rPr>
          <w:rtl w:val="0"/>
        </w:rPr>
        <w:t xml:space="preserve">Concussion: [Prior — number, most recent, resolution] | Currently symptomatic [Y/N]</w:t>
      </w:r>
    </w:p>
    <w:p w:rsidR="00000000" w:rsidDel="00000000" w:rsidP="00000000" w:rsidRDefault="00000000" w:rsidRPr="00000000" w14:paraId="00000B4E">
      <w:pPr>
        <w:spacing w:after="240" w:before="240" w:lineRule="auto"/>
        <w:rPr/>
      </w:pPr>
      <w:r w:rsidDel="00000000" w:rsidR="00000000" w:rsidRPr="00000000">
        <w:rPr>
          <w:rtl w:val="0"/>
        </w:rPr>
        <w:t xml:space="preserve">MSK: [Prior fractures, surgeries, joint instability, chronic pain]</w:t>
      </w:r>
    </w:p>
    <w:p w:rsidR="00000000" w:rsidDel="00000000" w:rsidP="00000000" w:rsidRDefault="00000000" w:rsidRPr="00000000" w14:paraId="00000B4F">
      <w:pPr>
        <w:spacing w:after="240" w:before="240" w:lineRule="auto"/>
        <w:rPr/>
      </w:pPr>
      <w:r w:rsidDel="00000000" w:rsidR="00000000" w:rsidRPr="00000000">
        <w:rPr>
          <w:rtl w:val="0"/>
        </w:rPr>
        <w:t xml:space="preserve">Respiratory: [Asthma — exercise-induced or persistent. Controller use.]</w:t>
      </w:r>
    </w:p>
    <w:p w:rsidR="00000000" w:rsidDel="00000000" w:rsidP="00000000" w:rsidRDefault="00000000" w:rsidRPr="00000000" w14:paraId="00000B50">
      <w:pPr>
        <w:spacing w:after="240" w:before="240" w:lineRule="auto"/>
        <w:rPr/>
      </w:pPr>
      <w:r w:rsidDel="00000000" w:rsidR="00000000" w:rsidRPr="00000000">
        <w:rPr>
          <w:rtl w:val="0"/>
        </w:rPr>
        <w:t xml:space="preserve">Heat illness: [Prior heat illness or exertional rhabdomyolysis [Y/N]]</w:t>
      </w:r>
    </w:p>
    <w:p w:rsidR="00000000" w:rsidDel="00000000" w:rsidP="00000000" w:rsidRDefault="00000000" w:rsidRPr="00000000" w14:paraId="00000B51">
      <w:pPr>
        <w:spacing w:after="240" w:before="240" w:lineRule="auto"/>
        <w:rPr/>
      </w:pPr>
      <w:r w:rsidDel="00000000" w:rsidR="00000000" w:rsidRPr="00000000">
        <w:rPr>
          <w:rtl w:val="0"/>
        </w:rPr>
        <w:t xml:space="preserve">Sickle cell: [Trait status — known / unknown / tested negative]</w:t>
      </w:r>
    </w:p>
    <w:p w:rsidR="00000000" w:rsidDel="00000000" w:rsidP="00000000" w:rsidRDefault="00000000" w:rsidRPr="00000000" w14:paraId="00000B52">
      <w:pPr>
        <w:spacing w:after="240" w:before="240" w:lineRule="auto"/>
        <w:rPr>
          <w:i w:val="1"/>
          <w:iCs w:val="1"/>
        </w:rPr>
      </w:pPr>
      <w:r w:rsidDel="00000000" w:rsidR="00000000" w:rsidRPr="00000000">
        <w:rPr>
          <w:b w:val="1"/>
          <w:bCs w:val="1"/>
          <w:rtl w:val="0"/>
        </w:rPr>
        <w:t xml:space="preserve">Menstrual History (AFAB):</w:t>
      </w:r>
      <w:r w:rsidDel="00000000" w:rsidR="00000000" w:rsidRPr="00000000">
        <w:rPr>
          <w:rtl w:val="0"/>
        </w:rPr>
        <w:t xml:space="preserve"> Menarche: [Age / Not yet] | LMP: [Date] | Cycle: [Regular / Irregular] | </w:t>
      </w:r>
      <w:r w:rsidDel="00000000" w:rsidR="00000000" w:rsidRPr="00000000">
        <w:rPr>
          <w:i w:val="1"/>
          <w:iCs w:val="1"/>
          <w:rtl w:val="0"/>
        </w:rPr>
        <w:t xml:space="preserve">[RED-S / Female Athlete Triad screening if irregular or amenorrheic]</w:t>
      </w:r>
    </w:p>
    <w:p w:rsidR="00000000" w:rsidDel="00000000" w:rsidP="00000000" w:rsidRDefault="00000000" w:rsidRPr="00000000" w14:paraId="00000B53">
      <w:pPr>
        <w:spacing w:after="240" w:before="240" w:lineRule="auto"/>
        <w:rPr/>
      </w:pPr>
      <w:r w:rsidDel="00000000" w:rsidR="00000000" w:rsidRPr="00000000">
        <w:rPr>
          <w:b w:val="1"/>
          <w:bCs w:val="1"/>
          <w:rtl w:val="0"/>
        </w:rPr>
        <w:t xml:space="preserve">Current Medications:</w:t>
      </w:r>
      <w:r w:rsidDel="00000000" w:rsidR="00000000" w:rsidRPr="00000000">
        <w:rPr>
          <w:rtl w:val="0"/>
        </w:rPr>
        <w:t xml:space="preserve"> [List or 'None']</w:t>
      </w:r>
    </w:p>
    <w:p w:rsidR="00000000" w:rsidDel="00000000" w:rsidP="00000000" w:rsidRDefault="00000000" w:rsidRPr="00000000" w14:paraId="00000B54">
      <w:pPr>
        <w:spacing w:after="240" w:befor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B55">
      <w:pPr>
        <w:spacing w:after="240" w:before="240" w:lineRule="auto"/>
        <w:rPr/>
      </w:pPr>
      <w:r w:rsidDel="00000000" w:rsidR="00000000" w:rsidRPr="00000000">
        <w:rPr>
          <w:rtl w:val="0"/>
        </w:rPr>
        <w:t xml:space="preserve">Vitals: HR [x] | BP [x/x] | Height: [x] cm | Weight: [x] kg | BMI: [x]</w:t>
      </w:r>
    </w:p>
    <w:p w:rsidR="00000000" w:rsidDel="00000000" w:rsidP="00000000" w:rsidRDefault="00000000" w:rsidRPr="00000000" w14:paraId="00000B56">
      <w:pPr>
        <w:spacing w:after="240" w:before="240" w:lineRule="auto"/>
        <w:rPr/>
      </w:pPr>
      <w:r w:rsidDel="00000000" w:rsidR="00000000" w:rsidRPr="00000000">
        <w:rPr>
          <w:rtl w:val="0"/>
        </w:rPr>
        <w:t xml:space="preserve">Vision: R [x] L [x] Corrected [Y/N]</w:t>
      </w:r>
    </w:p>
    <w:p w:rsidR="00000000" w:rsidDel="00000000" w:rsidP="00000000" w:rsidRDefault="00000000" w:rsidRPr="00000000" w14:paraId="00000B57">
      <w:pPr>
        <w:spacing w:after="240" w:before="240" w:lineRule="auto"/>
        <w:rPr/>
      </w:pPr>
      <w:r w:rsidDel="00000000" w:rsidR="00000000" w:rsidRPr="00000000">
        <w:rPr>
          <w:rtl w:val="0"/>
        </w:rPr>
        <w:t xml:space="preserve">Cardiac: [Rate, rhythm, murmur assessment — auscultate supine and standing. Radial-femoral pulse delay [present / absent].]</w:t>
      </w:r>
    </w:p>
    <w:p w:rsidR="00000000" w:rsidDel="00000000" w:rsidP="00000000" w:rsidRDefault="00000000" w:rsidRPr="00000000" w14:paraId="00000B58">
      <w:pPr>
        <w:spacing w:after="240" w:before="240" w:lineRule="auto"/>
        <w:rPr/>
      </w:pPr>
      <w:r w:rsidDel="00000000" w:rsidR="00000000" w:rsidRPr="00000000">
        <w:rPr>
          <w:rtl w:val="0"/>
        </w:rPr>
        <w:t xml:space="preserve">Marfan screening: [Arachnodactyly / Pectus deformity / Arm span &gt; height / High-arched palate — present / absent]</w:t>
      </w:r>
    </w:p>
    <w:p w:rsidR="00000000" w:rsidDel="00000000" w:rsidP="00000000" w:rsidRDefault="00000000" w:rsidRPr="00000000" w14:paraId="00000B59">
      <w:pPr>
        <w:spacing w:after="240" w:before="240" w:lineRule="auto"/>
        <w:rPr/>
      </w:pPr>
      <w:r w:rsidDel="00000000" w:rsidR="00000000" w:rsidRPr="00000000">
        <w:rPr>
          <w:rtl w:val="0"/>
        </w:rPr>
        <w:t xml:space="preserve">Lungs: [1 line]</w:t>
      </w:r>
    </w:p>
    <w:p w:rsidR="00000000" w:rsidDel="00000000" w:rsidP="00000000" w:rsidRDefault="00000000" w:rsidRPr="00000000" w14:paraId="00000B5A">
      <w:pPr>
        <w:spacing w:after="240" w:before="240" w:lineRule="auto"/>
        <w:rPr/>
      </w:pPr>
      <w:r w:rsidDel="00000000" w:rsidR="00000000" w:rsidRPr="00000000">
        <w:rPr>
          <w:rtl w:val="0"/>
        </w:rPr>
        <w:t xml:space="preserve">MSK: [General screening — gait, stance, ROM, joint stability. Focused exam if history positive.]</w:t>
      </w:r>
    </w:p>
    <w:p w:rsidR="00000000" w:rsidDel="00000000" w:rsidP="00000000" w:rsidRDefault="00000000" w:rsidRPr="00000000" w14:paraId="00000B5B">
      <w:pPr>
        <w:spacing w:after="240" w:before="240" w:lineRule="auto"/>
        <w:rPr/>
      </w:pPr>
      <w:r w:rsidDel="00000000" w:rsidR="00000000" w:rsidRPr="00000000">
        <w:rPr>
          <w:rtl w:val="0"/>
        </w:rPr>
        <w:t xml:space="preserve">Neuro: [Baseline if concussion history — or 'Grossly intact']</w:t>
      </w:r>
    </w:p>
    <w:p w:rsidR="00000000" w:rsidDel="00000000" w:rsidP="00000000" w:rsidRDefault="00000000" w:rsidRPr="00000000" w14:paraId="00000B5C">
      <w:pPr>
        <w:spacing w:after="240" w:before="240" w:lineRule="auto"/>
        <w:rPr>
          <w:b w:val="1"/>
          <w:bCs w:val="1"/>
        </w:rPr>
      </w:pPr>
      <w:r w:rsidDel="00000000" w:rsidR="00000000" w:rsidRPr="00000000">
        <w:rPr>
          <w:b w:val="1"/>
          <w:bCs w:val="1"/>
          <w:rtl w:val="0"/>
        </w:rPr>
        <w:t xml:space="preserve">CLEARANCE DETERMINATION:</w:t>
      </w:r>
    </w:p>
    <w:p w:rsidR="00000000" w:rsidDel="00000000" w:rsidP="00000000" w:rsidRDefault="00000000" w:rsidRPr="00000000" w14:paraId="00000B5D">
      <w:pPr>
        <w:spacing w:after="240" w:before="240" w:lineRule="auto"/>
        <w:rPr/>
      </w:pPr>
      <w:r w:rsidDel="00000000" w:rsidR="00000000" w:rsidRPr="00000000">
        <w:rPr>
          <w:rtl w:val="0"/>
        </w:rPr>
        <w:t xml:space="preserve">[CLEARED — no restrictions]</w:t>
      </w:r>
    </w:p>
    <w:p w:rsidR="00000000" w:rsidDel="00000000" w:rsidP="00000000" w:rsidRDefault="00000000" w:rsidRPr="00000000" w14:paraId="00000B5E">
      <w:pPr>
        <w:spacing w:after="240" w:before="240" w:lineRule="auto"/>
        <w:rPr/>
      </w:pPr>
      <w:r w:rsidDel="00000000" w:rsidR="00000000" w:rsidRPr="00000000">
        <w:rPr>
          <w:rtl w:val="0"/>
        </w:rPr>
        <w:t xml:space="preserve">[CLEARED WITH CONDITIONS — specify restrictions, required follow-up, or equipment (e.g., protective eyewear, athletic cup, derotation brace)]</w:t>
      </w:r>
    </w:p>
    <w:p w:rsidR="00000000" w:rsidDel="00000000" w:rsidP="00000000" w:rsidRDefault="00000000" w:rsidRPr="00000000" w14:paraId="00000B5F">
      <w:pPr>
        <w:spacing w:after="240" w:before="240" w:lineRule="auto"/>
        <w:rPr/>
      </w:pPr>
      <w:r w:rsidDel="00000000" w:rsidR="00000000" w:rsidRPr="00000000">
        <w:rPr>
          <w:rtl w:val="0"/>
        </w:rPr>
        <w:t xml:space="preserve">[NOT CLEARED — reason, required workup before re-evaluation]</w:t>
      </w:r>
    </w:p>
    <w:p w:rsidR="00000000" w:rsidDel="00000000" w:rsidP="00000000" w:rsidRDefault="00000000" w:rsidRPr="00000000" w14:paraId="00000B60">
      <w:pPr>
        <w:spacing w:after="240" w:before="240" w:lineRule="auto"/>
        <w:rPr/>
      </w:pPr>
      <w:r w:rsidDel="00000000" w:rsidR="00000000" w:rsidRPr="00000000">
        <w:rPr>
          <w:rtl w:val="0"/>
        </w:rPr>
        <w:t xml:space="preserve">[DEFERRED — pending [cardiac workup / concussion clearance / specialist evaluation]]</w:t>
      </w:r>
    </w:p>
    <w:p w:rsidR="00000000" w:rsidDel="00000000" w:rsidP="00000000" w:rsidRDefault="00000000" w:rsidRPr="00000000" w14:paraId="00000B61">
      <w:pPr>
        <w:spacing w:after="240" w:before="240" w:lineRule="auto"/>
        <w:rPr>
          <w:b w:val="1"/>
          <w:bCs w:val="1"/>
        </w:rPr>
      </w:pPr>
      <w:r w:rsidDel="00000000" w:rsidR="00000000" w:rsidRPr="00000000">
        <w:rPr>
          <w:b w:val="1"/>
          <w:bCs w:val="1"/>
          <w:rtl w:val="0"/>
        </w:rPr>
        <w:t xml:space="preserve">EMERGENCY MEDICATIONS FOR SIDELINE:</w:t>
      </w:r>
    </w:p>
    <w:p w:rsidR="00000000" w:rsidDel="00000000" w:rsidP="00000000" w:rsidRDefault="00000000" w:rsidRPr="00000000" w14:paraId="00000B62">
      <w:pPr>
        <w:spacing w:after="240" w:before="240" w:lineRule="auto"/>
        <w:rPr>
          <w:i w:val="1"/>
          <w:iCs w:val="1"/>
        </w:rPr>
      </w:pPr>
      <w:r w:rsidDel="00000000" w:rsidR="00000000" w:rsidRPr="00000000">
        <w:rPr>
          <w:i w:val="1"/>
          <w:iCs w:val="1"/>
          <w:rtl w:val="0"/>
        </w:rPr>
        <w:t xml:space="preserve">[Flagged for athletic trainer. If none: 'None required.']</w:t>
      </w:r>
    </w:p>
    <w:p w:rsidR="00000000" w:rsidDel="00000000" w:rsidP="00000000" w:rsidRDefault="00000000" w:rsidRPr="00000000" w14:paraId="00000B63">
      <w:pPr>
        <w:spacing w:after="240" w:before="240" w:lineRule="auto"/>
        <w:rPr/>
      </w:pPr>
      <w:r w:rsidDel="00000000" w:rsidR="00000000" w:rsidRPr="00000000">
        <w:rPr>
          <w:rtl w:val="0"/>
        </w:rPr>
        <w:t xml:space="preserve">[EpiPen — allergen: [specify] / Rescue inhaler — [agent] / Other / None required]</w:t>
      </w:r>
    </w:p>
    <w:p w:rsidR="00000000" w:rsidDel="00000000" w:rsidP="00000000" w:rsidRDefault="00000000" w:rsidRPr="00000000" w14:paraId="00000B64">
      <w:pPr>
        <w:spacing w:after="240" w:before="240" w:lineRule="auto"/>
        <w:rPr/>
      </w:pPr>
      <w:r w:rsidDel="00000000" w:rsidR="00000000" w:rsidRPr="00000000">
        <w:rPr>
          <w:rtl w:val="0"/>
        </w:rPr>
        <w:t xml:space="preserve">Recent well-visit with psychosocial screening: [On file — date / Not on file — recommend scheduling]</w:t>
      </w:r>
    </w:p>
    <w:p w:rsidR="00000000" w:rsidDel="00000000" w:rsidP="00000000" w:rsidRDefault="00000000" w:rsidRPr="00000000" w14:paraId="00000B65">
      <w:pPr>
        <w:spacing w:after="240" w:before="240" w:lineRule="auto"/>
        <w:rPr/>
      </w:pPr>
      <w:r w:rsidDel="00000000" w:rsidR="00000000" w:rsidRPr="00000000">
        <w:rPr>
          <w:rtl w:val="0"/>
        </w:rPr>
        <w:t xml:space="preserve">Valid through: [Date — typically 1 year]</w:t>
      </w:r>
    </w:p>
    <w:p w:rsidR="00000000" w:rsidDel="00000000" w:rsidP="00000000" w:rsidRDefault="00000000" w:rsidRPr="00000000" w14:paraId="00000B66">
      <w:pPr>
        <w:spacing w:after="240" w:before="240" w:lineRule="auto"/>
        <w:rPr/>
      </w:pPr>
      <w:r w:rsidDel="00000000" w:rsidR="00000000" w:rsidRPr="00000000">
        <w:rPr>
          <w:rtl w:val="0"/>
        </w:rPr>
        <w:t xml:space="preserve">Electronically signed by: [Name, MD/DO/PA/NP]</w:t>
      </w:r>
    </w:p>
    <w:p w:rsidR="00000000" w:rsidDel="00000000" w:rsidP="00000000" w:rsidRDefault="00000000" w:rsidRPr="00000000" w14:paraId="00000B6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Date: [MM/DD/YYYY HH:MM]</w:t>
      </w:r>
    </w:p>
    <w:p w:rsidR="00000000" w:rsidDel="00000000" w:rsidP="00000000" w:rsidRDefault="00000000" w:rsidRPr="00000000" w14:paraId="00000B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1o7cbh102nlk"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Mental Health</w:t>
      </w:r>
      <w:r w:rsidDel="00000000" w:rsidR="00000000" w:rsidRPr="00000000">
        <w:rPr>
          <w:sz w:val="52"/>
          <w:rtl w:val="0"/>
        </w:rPr>
      </w:r>
    </w:p>
    <w:p w:rsidR="00000000" w:rsidDel="00000000" w:rsidP="00000000" w:rsidRDefault="00000000" w:rsidRPr="00000000" w14:paraId="00000B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y9vvwjxtr2uy"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Neuropsych testing</w:t>
      </w:r>
      <w:r w:rsidDel="00000000" w:rsidR="00000000" w:rsidRPr="00000000">
        <w:rPr>
          <w:sz w:val="52"/>
          <w:rtl w:val="0"/>
        </w:rPr>
      </w:r>
    </w:p>
    <w:p w:rsidR="00000000" w:rsidDel="00000000" w:rsidP="00000000" w:rsidRDefault="00000000" w:rsidRPr="00000000" w14:paraId="00000B6B">
      <w:pPr>
        <w:spacing w:after="240" w:before="240" w:lineRule="auto"/>
        <w:rPr>
          <w:b w:val="1"/>
          <w:bCs w:val="1"/>
        </w:rPr>
      </w:pPr>
      <w:r w:rsidDel="00000000" w:rsidR="00000000" w:rsidRPr="00000000">
        <w:rPr>
          <w:b w:val="1"/>
          <w:bCs w:val="1"/>
          <w:rtl w:val="0"/>
        </w:rPr>
        <w:t xml:space="preserve">NEUROPSYCHOLOGICAL TESTING REPORT</w:t>
      </w:r>
    </w:p>
    <w:p w:rsidR="00000000" w:rsidDel="00000000" w:rsidP="00000000" w:rsidRDefault="00000000" w:rsidRPr="00000000" w14:paraId="00000B6C">
      <w:pPr>
        <w:spacing w:after="240" w:before="240" w:lineRule="auto"/>
        <w:rPr/>
      </w:pPr>
      <w:r w:rsidDel="00000000" w:rsidR="00000000" w:rsidRPr="00000000">
        <w:rPr>
          <w:rtl w:val="0"/>
        </w:rPr>
        <w:t xml:space="preserve">Target length: 5-10 pages</w:t>
      </w:r>
    </w:p>
    <w:p w:rsidR="00000000" w:rsidDel="00000000" w:rsidP="00000000" w:rsidRDefault="00000000" w:rsidRPr="00000000" w14:paraId="00000B6D">
      <w:pPr>
        <w:spacing w:after="240" w:before="240" w:lineRule="auto"/>
        <w:rPr>
          <w:i w:val="1"/>
          <w:iCs w:val="1"/>
        </w:rPr>
      </w:pPr>
      <w:r w:rsidDel="00000000" w:rsidR="00000000" w:rsidRPr="00000000">
        <w:rPr>
          <w:i w:val="1"/>
          <w:iCs w:val="1"/>
          <w:rtl w:val="0"/>
        </w:rPr>
        <w:t xml:space="preserve">[Comprehensive evaluation report written by a neuropsychologist. Built around standardized test scores with qualitative interpretation and diagnostic formulation. The referral question drives test selection. Results are reported as standardized scores with percentile ranks and qualitative descriptors.]</w:t>
      </w:r>
    </w:p>
    <w:p w:rsidR="00000000" w:rsidDel="00000000" w:rsidP="00000000" w:rsidRDefault="00000000" w:rsidRPr="00000000" w14:paraId="00000B6E">
      <w:pPr>
        <w:spacing w:after="240" w:before="240" w:lineRule="auto"/>
        <w:rPr>
          <w:b w:val="1"/>
          <w:bCs w:val="1"/>
        </w:rPr>
      </w:pPr>
      <w:r w:rsidDel="00000000" w:rsidR="00000000" w:rsidRPr="00000000">
        <w:rPr>
          <w:b w:val="1"/>
          <w:bCs w:val="1"/>
          <w:rtl w:val="0"/>
        </w:rPr>
        <w:t xml:space="preserve">[DOCUMENT LABEL] — Neuropsychological Evaluation</w:t>
      </w:r>
    </w:p>
    <w:p w:rsidR="00000000" w:rsidDel="00000000" w:rsidP="00000000" w:rsidRDefault="00000000" w:rsidRPr="00000000" w14:paraId="00000B6F">
      <w:pPr>
        <w:spacing w:after="240" w:before="240" w:lineRule="auto"/>
        <w:rPr/>
      </w:pPr>
      <w:r w:rsidDel="00000000" w:rsidR="00000000" w:rsidRPr="00000000">
        <w:rPr>
          <w:rtl w:val="0"/>
        </w:rPr>
        <w:t xml:space="preserve">[Psychologist Name, Credentials] | Neuropsychology | [Date]</w:t>
      </w:r>
    </w:p>
    <w:p w:rsidR="00000000" w:rsidDel="00000000" w:rsidP="00000000" w:rsidRDefault="00000000" w:rsidRPr="00000000" w14:paraId="00000B70">
      <w:pPr>
        <w:spacing w:after="240" w:before="240" w:lineRule="auto"/>
        <w:rPr/>
      </w:pPr>
      <w:r w:rsidDel="00000000" w:rsidR="00000000" w:rsidRPr="00000000">
        <w:rPr>
          <w:rtl w:val="0"/>
        </w:rPr>
        <w:t xml:space="preserve">Patient: [Last, First MI.] | MRN: [MRN] | DOB: [DOB] | Age: [x years x months]</w:t>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NEUROPSYCHOLOGICAL EVALUATION REPORT</w:t>
      </w:r>
    </w:p>
    <w:p w:rsidR="00000000" w:rsidDel="00000000" w:rsidP="00000000" w:rsidRDefault="00000000" w:rsidRPr="00000000" w14:paraId="00000B72">
      <w:pPr>
        <w:spacing w:after="240" w:before="240" w:lineRule="auto"/>
        <w:rPr/>
      </w:pPr>
      <w:r w:rsidDel="00000000" w:rsidR="00000000" w:rsidRPr="00000000">
        <w:rPr>
          <w:rtl w:val="0"/>
        </w:rPr>
        <w:t xml:space="preserve">Date(s) of Evaluation: [MM/DD/YYYY — may span multiple sessions]</w:t>
      </w:r>
    </w:p>
    <w:p w:rsidR="00000000" w:rsidDel="00000000" w:rsidP="00000000" w:rsidRDefault="00000000" w:rsidRPr="00000000" w14:paraId="00000B73">
      <w:pPr>
        <w:spacing w:after="240" w:before="240" w:lineRule="auto"/>
        <w:rPr>
          <w:b w:val="1"/>
          <w:bCs w:val="1"/>
        </w:rPr>
      </w:pPr>
      <w:r w:rsidDel="00000000" w:rsidR="00000000" w:rsidRPr="00000000">
        <w:rPr>
          <w:b w:val="1"/>
          <w:bCs w:val="1"/>
          <w:rtl w:val="0"/>
        </w:rPr>
        <w:t xml:space="preserve">TIME:</w:t>
      </w:r>
    </w:p>
    <w:p w:rsidR="00000000" w:rsidDel="00000000" w:rsidP="00000000" w:rsidRDefault="00000000" w:rsidRPr="00000000" w14:paraId="00000B74">
      <w:pPr>
        <w:spacing w:after="240" w:before="240" w:lineRule="auto"/>
        <w:rPr/>
      </w:pPr>
      <w:r w:rsidDel="00000000" w:rsidR="00000000" w:rsidRPr="00000000">
        <w:rPr>
          <w:rtl w:val="0"/>
        </w:rPr>
        <w:t xml:space="preserve">Face-to-face testing: [x hours] | Clinical interview: [x hours] | Interpretation/report writing: [x hours] | Total: [x hours]</w:t>
      </w:r>
    </w:p>
    <w:p w:rsidR="00000000" w:rsidDel="00000000" w:rsidP="00000000" w:rsidRDefault="00000000" w:rsidRPr="00000000" w14:paraId="00000B75">
      <w:pPr>
        <w:spacing w:after="240" w:before="240" w:lineRule="auto"/>
        <w:rPr/>
      </w:pPr>
      <w:r w:rsidDel="00000000" w:rsidR="00000000" w:rsidRPr="00000000">
        <w:rPr>
          <w:b w:val="1"/>
          <w:bCs w:val="1"/>
          <w:rtl w:val="0"/>
        </w:rPr>
        <w:t xml:space="preserve">CONSENT:</w:t>
      </w:r>
      <w:r w:rsidDel="00000000" w:rsidR="00000000" w:rsidRPr="00000000">
        <w:rPr>
          <w:rtl w:val="0"/>
        </w:rPr>
        <w:t xml:space="preserve"> Informed consent obtained from [patient / parent/guardian (name, relationship)]. Limits of confidentiality discussed, including potential disclosure to [school, referring provider, court — as applicable]. [Patient/guardian] voiced understanding and agreed to proceed.</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REASON FOR REFERRAL:</w:t>
      </w:r>
    </w:p>
    <w:p w:rsidR="00000000" w:rsidDel="00000000" w:rsidP="00000000" w:rsidRDefault="00000000" w:rsidRPr="00000000" w14:paraId="00000B77">
      <w:pPr>
        <w:spacing w:after="240" w:before="240" w:lineRule="auto"/>
        <w:rPr/>
      </w:pPr>
      <w:r w:rsidDel="00000000" w:rsidR="00000000" w:rsidRPr="00000000">
        <w:rPr>
          <w:rtl w:val="0"/>
        </w:rPr>
        <w:t xml:space="preserve">[1–2 sentences. Specific clinical question — e.g., "Referred by pediatrician for evaluation of academic decline and attentional difficulties to clarify ADHD vs learning disability vs mood-related cognitive impairment."]</w:t>
      </w:r>
    </w:p>
    <w:p w:rsidR="00000000" w:rsidDel="00000000" w:rsidP="00000000" w:rsidRDefault="00000000" w:rsidRPr="00000000" w14:paraId="00000B78">
      <w:pPr>
        <w:spacing w:after="240" w:before="240" w:lineRule="auto"/>
        <w:rPr>
          <w:b w:val="1"/>
          <w:bCs w:val="1"/>
        </w:rPr>
      </w:pPr>
      <w:r w:rsidDel="00000000" w:rsidR="00000000" w:rsidRPr="00000000">
        <w:rPr>
          <w:b w:val="1"/>
          <w:bCs w:val="1"/>
          <w:rtl w:val="0"/>
        </w:rPr>
        <w:t xml:space="preserve">PATIENT INFORMATION:</w:t>
      </w:r>
    </w:p>
    <w:p w:rsidR="00000000" w:rsidDel="00000000" w:rsidP="00000000" w:rsidRDefault="00000000" w:rsidRPr="00000000" w14:paraId="00000B79">
      <w:pPr>
        <w:spacing w:after="240" w:before="240" w:lineRule="auto"/>
        <w:rPr/>
      </w:pPr>
      <w:r w:rsidDel="00000000" w:rsidR="00000000" w:rsidRPr="00000000">
        <w:rPr>
          <w:rtl w:val="0"/>
        </w:rPr>
        <w:t xml:space="preserve">Handedness: [Right / Left / Ambidextrous]</w:t>
      </w:r>
    </w:p>
    <w:p w:rsidR="00000000" w:rsidDel="00000000" w:rsidP="00000000" w:rsidRDefault="00000000" w:rsidRPr="00000000" w14:paraId="00000B7A">
      <w:pPr>
        <w:spacing w:after="240" w:before="240" w:lineRule="auto"/>
        <w:rPr/>
      </w:pPr>
      <w:r w:rsidDel="00000000" w:rsidR="00000000" w:rsidRPr="00000000">
        <w:rPr>
          <w:rtl w:val="0"/>
        </w:rPr>
        <w:t xml:space="preserve">Primary Language: [Language — interpreter used Y/N]</w:t>
      </w:r>
    </w:p>
    <w:p w:rsidR="00000000" w:rsidDel="00000000" w:rsidP="00000000" w:rsidRDefault="00000000" w:rsidRPr="00000000" w14:paraId="00000B7B">
      <w:pPr>
        <w:spacing w:after="240" w:before="240" w:lineRule="auto"/>
        <w:rPr/>
      </w:pPr>
      <w:r w:rsidDel="00000000" w:rsidR="00000000" w:rsidRPr="00000000">
        <w:rPr>
          <w:rtl w:val="0"/>
        </w:rPr>
        <w:t xml:space="preserve">Vision: [Normal / Corrected (wearing glasses during testing Y/N) / Impairment — specify]</w:t>
      </w:r>
    </w:p>
    <w:p w:rsidR="00000000" w:rsidDel="00000000" w:rsidP="00000000" w:rsidRDefault="00000000" w:rsidRPr="00000000" w14:paraId="00000B7C">
      <w:pPr>
        <w:spacing w:after="240" w:before="240" w:lineRule="auto"/>
        <w:rPr/>
      </w:pPr>
      <w:r w:rsidDel="00000000" w:rsidR="00000000" w:rsidRPr="00000000">
        <w:rPr>
          <w:rtl w:val="0"/>
        </w:rPr>
        <w:t xml:space="preserve">Hearing: [Normal / Impairment — specify, amplification used Y/N]</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RELEVANT HISTORY:</w:t>
      </w:r>
    </w:p>
    <w:p w:rsidR="00000000" w:rsidDel="00000000" w:rsidP="00000000" w:rsidRDefault="00000000" w:rsidRPr="00000000" w14:paraId="00000B7E">
      <w:pPr>
        <w:spacing w:after="240" w:before="240" w:lineRule="auto"/>
        <w:rPr>
          <w:i w:val="1"/>
          <w:iCs w:val="1"/>
        </w:rPr>
      </w:pPr>
      <w:r w:rsidDel="00000000" w:rsidR="00000000" w:rsidRPr="00000000">
        <w:rPr>
          <w:i w:val="1"/>
          <w:iCs w:val="1"/>
          <w:rtl w:val="0"/>
        </w:rPr>
        <w:t xml:space="preserve">[Concise. Focused on what informs test interpretation.]</w:t>
      </w:r>
    </w:p>
    <w:p w:rsidR="00000000" w:rsidDel="00000000" w:rsidP="00000000" w:rsidRDefault="00000000" w:rsidRPr="00000000" w14:paraId="00000B7F">
      <w:pPr>
        <w:spacing w:after="240" w:before="240" w:lineRule="auto"/>
        <w:rPr/>
      </w:pPr>
      <w:r w:rsidDel="00000000" w:rsidR="00000000" w:rsidRPr="00000000">
        <w:rPr>
          <w:rtl w:val="0"/>
        </w:rPr>
        <w:t xml:space="preserve">Developmental: [Milestones, birth complications, early intervention]</w:t>
      </w:r>
    </w:p>
    <w:p w:rsidR="00000000" w:rsidDel="00000000" w:rsidP="00000000" w:rsidRDefault="00000000" w:rsidRPr="00000000" w14:paraId="00000B80">
      <w:pPr>
        <w:spacing w:after="240" w:before="240" w:lineRule="auto"/>
        <w:rPr/>
      </w:pPr>
      <w:r w:rsidDel="00000000" w:rsidR="00000000" w:rsidRPr="00000000">
        <w:rPr>
          <w:rtl w:val="0"/>
        </w:rPr>
        <w:t xml:space="preserve">Medical: [Relevant diagnoses, medications, TBI, seizures, concussions]</w:t>
      </w:r>
    </w:p>
    <w:p w:rsidR="00000000" w:rsidDel="00000000" w:rsidP="00000000" w:rsidRDefault="00000000" w:rsidRPr="00000000" w14:paraId="00000B81">
      <w:pPr>
        <w:spacing w:after="240" w:before="240" w:lineRule="auto"/>
        <w:rPr/>
      </w:pPr>
      <w:r w:rsidDel="00000000" w:rsidR="00000000" w:rsidRPr="00000000">
        <w:rPr>
          <w:rtl w:val="0"/>
        </w:rPr>
        <w:t xml:space="preserve">Psychiatric: [Prior diagnoses, treatment history, current symptoms]</w:t>
      </w:r>
    </w:p>
    <w:p w:rsidR="00000000" w:rsidDel="00000000" w:rsidP="00000000" w:rsidRDefault="00000000" w:rsidRPr="00000000" w14:paraId="00000B82">
      <w:pPr>
        <w:spacing w:after="240" w:before="240" w:lineRule="auto"/>
        <w:rPr/>
      </w:pPr>
      <w:r w:rsidDel="00000000" w:rsidR="00000000" w:rsidRPr="00000000">
        <w:rPr>
          <w:rtl w:val="0"/>
        </w:rPr>
        <w:t xml:space="preserve">Academic: [Grade level, IEP/504 status, previous testing, retention]</w:t>
      </w:r>
    </w:p>
    <w:p w:rsidR="00000000" w:rsidDel="00000000" w:rsidP="00000000" w:rsidRDefault="00000000" w:rsidRPr="00000000" w14:paraId="00000B83">
      <w:pPr>
        <w:spacing w:after="240" w:before="240" w:lineRule="auto"/>
        <w:rPr/>
      </w:pPr>
      <w:r w:rsidDel="00000000" w:rsidR="00000000" w:rsidRPr="00000000">
        <w:rPr>
          <w:rtl w:val="0"/>
        </w:rPr>
        <w:t xml:space="preserve">Family: [Relevant psychiatric, learning, or neurologic history]</w:t>
      </w:r>
    </w:p>
    <w:p w:rsidR="00000000" w:rsidDel="00000000" w:rsidP="00000000" w:rsidRDefault="00000000" w:rsidRPr="00000000" w14:paraId="00000B84">
      <w:pPr>
        <w:spacing w:after="240" w:before="240" w:lineRule="auto"/>
        <w:rPr>
          <w:b w:val="1"/>
          <w:bCs w:val="1"/>
        </w:rPr>
      </w:pPr>
      <w:r w:rsidDel="00000000" w:rsidR="00000000" w:rsidRPr="00000000">
        <w:rPr>
          <w:b w:val="1"/>
          <w:bCs w:val="1"/>
          <w:rtl w:val="0"/>
        </w:rPr>
        <w:t xml:space="preserve">TESTS AND PROCEDURES ADMINISTERED:</w:t>
      </w:r>
    </w:p>
    <w:p w:rsidR="00000000" w:rsidDel="00000000" w:rsidP="00000000" w:rsidRDefault="00000000" w:rsidRPr="00000000" w14:paraId="00000B85">
      <w:pPr>
        <w:spacing w:after="240" w:before="240" w:lineRule="auto"/>
        <w:rPr>
          <w:i w:val="1"/>
          <w:iCs w:val="1"/>
        </w:rPr>
      </w:pPr>
      <w:r w:rsidDel="00000000" w:rsidR="00000000" w:rsidRPr="00000000">
        <w:rPr>
          <w:i w:val="1"/>
          <w:iCs w:val="1"/>
          <w:rtl w:val="0"/>
        </w:rPr>
        <w:t xml:space="preserve">[Consolidated list. Justifies billing and confirms battery scope.]</w:t>
      </w:r>
    </w:p>
    <w:p w:rsidR="00000000" w:rsidDel="00000000" w:rsidP="00000000" w:rsidRDefault="00000000" w:rsidRPr="00000000" w14:paraId="00000B86">
      <w:pPr>
        <w:numPr>
          <w:ilvl w:val="0"/>
          <w:numId w:val="1"/>
        </w:numPr>
        <w:spacing w:after="0" w:before="240" w:lineRule="auto"/>
        <w:ind w:left="720" w:hanging="360"/>
        <w:rPr/>
      </w:pPr>
      <w:r w:rsidDel="00000000" w:rsidR="00000000" w:rsidRPr="00000000">
        <w:rPr>
          <w:rtl w:val="0"/>
        </w:rPr>
        <w:t xml:space="preserve">[Test name — e.g., WISC-V]</w:t>
      </w:r>
    </w:p>
    <w:p w:rsidR="00000000" w:rsidDel="00000000" w:rsidP="00000000" w:rsidRDefault="00000000" w:rsidRPr="00000000" w14:paraId="00000B87">
      <w:pPr>
        <w:numPr>
          <w:ilvl w:val="0"/>
          <w:numId w:val="1"/>
        </w:numPr>
        <w:spacing w:after="0" w:before="0" w:lineRule="auto"/>
        <w:ind w:left="720" w:hanging="360"/>
        <w:rPr/>
      </w:pPr>
      <w:r w:rsidDel="00000000" w:rsidR="00000000" w:rsidRPr="00000000">
        <w:rPr>
          <w:rtl w:val="0"/>
        </w:rPr>
        <w:t xml:space="preserve">[Test name — e.g., CPT-3]</w:t>
      </w:r>
    </w:p>
    <w:p w:rsidR="00000000" w:rsidDel="00000000" w:rsidP="00000000" w:rsidRDefault="00000000" w:rsidRPr="00000000" w14:paraId="00000B88">
      <w:pPr>
        <w:numPr>
          <w:ilvl w:val="0"/>
          <w:numId w:val="1"/>
        </w:numPr>
        <w:spacing w:after="0" w:before="0" w:lineRule="auto"/>
        <w:ind w:left="720" w:hanging="360"/>
        <w:rPr/>
      </w:pPr>
      <w:r w:rsidDel="00000000" w:rsidR="00000000" w:rsidRPr="00000000">
        <w:rPr>
          <w:rtl w:val="0"/>
        </w:rPr>
        <w:t xml:space="preserve">[Test name — e.g., CVLT-C]</w:t>
      </w:r>
    </w:p>
    <w:p w:rsidR="00000000" w:rsidDel="00000000" w:rsidP="00000000" w:rsidRDefault="00000000" w:rsidRPr="00000000" w14:paraId="00000B89">
      <w:pPr>
        <w:numPr>
          <w:ilvl w:val="0"/>
          <w:numId w:val="1"/>
        </w:numPr>
        <w:spacing w:after="0" w:before="0" w:lineRule="auto"/>
        <w:ind w:left="720" w:hanging="360"/>
        <w:rPr/>
      </w:pPr>
      <w:r w:rsidDel="00000000" w:rsidR="00000000" w:rsidRPr="00000000">
        <w:rPr>
          <w:rtl w:val="0"/>
        </w:rPr>
        <w:t xml:space="preserve">[Test name — e.g., WIAT-4]</w:t>
      </w:r>
    </w:p>
    <w:p w:rsidR="00000000" w:rsidDel="00000000" w:rsidP="00000000" w:rsidRDefault="00000000" w:rsidRPr="00000000" w14:paraId="00000B8A">
      <w:pPr>
        <w:numPr>
          <w:ilvl w:val="0"/>
          <w:numId w:val="1"/>
        </w:numPr>
        <w:spacing w:after="0" w:before="0" w:lineRule="auto"/>
        <w:ind w:left="720" w:hanging="360"/>
        <w:rPr/>
      </w:pPr>
      <w:r w:rsidDel="00000000" w:rsidR="00000000" w:rsidRPr="00000000">
        <w:rPr>
          <w:rtl w:val="0"/>
        </w:rPr>
        <w:t xml:space="preserve">[Test name — e.g., BASC-3 (parent, teacher, self-report)]</w:t>
      </w:r>
    </w:p>
    <w:p w:rsidR="00000000" w:rsidDel="00000000" w:rsidP="00000000" w:rsidRDefault="00000000" w:rsidRPr="00000000" w14:paraId="00000B8B">
      <w:pPr>
        <w:numPr>
          <w:ilvl w:val="0"/>
          <w:numId w:val="1"/>
        </w:numPr>
        <w:spacing w:after="0" w:before="0" w:lineRule="auto"/>
        <w:ind w:left="720" w:hanging="360"/>
        <w:rPr/>
      </w:pPr>
      <w:r w:rsidDel="00000000" w:rsidR="00000000" w:rsidRPr="00000000">
        <w:rPr>
          <w:rtl w:val="0"/>
        </w:rPr>
        <w:t xml:space="preserve">[Clinical interview, record review, behavioral observation]</w:t>
      </w:r>
    </w:p>
    <w:p w:rsidR="00000000" w:rsidDel="00000000" w:rsidP="00000000" w:rsidRDefault="00000000" w:rsidRPr="00000000" w14:paraId="00000B8C">
      <w:pPr>
        <w:numPr>
          <w:ilvl w:val="0"/>
          <w:numId w:val="1"/>
        </w:numPr>
        <w:spacing w:after="240" w:before="0" w:lineRule="auto"/>
        <w:ind w:left="720" w:hanging="360"/>
        <w:rPr/>
      </w:pPr>
      <w:r w:rsidDel="00000000" w:rsidR="00000000" w:rsidRPr="00000000">
        <w:rPr>
          <w:rtl w:val="0"/>
        </w:rPr>
        <w:t xml:space="preserve">[...]</w:t>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BEHAVIORAL OBSERVATIONS:</w:t>
      </w:r>
    </w:p>
    <w:p w:rsidR="00000000" w:rsidDel="00000000" w:rsidP="00000000" w:rsidRDefault="00000000" w:rsidRPr="00000000" w14:paraId="00000B8E">
      <w:pPr>
        <w:spacing w:after="240" w:before="240" w:lineRule="auto"/>
        <w:rPr/>
      </w:pPr>
      <w:r w:rsidDel="00000000" w:rsidR="00000000" w:rsidRPr="00000000">
        <w:rPr>
          <w:rtl w:val="0"/>
        </w:rPr>
        <w:t xml:space="preserve">[Appearance, cooperation, effort, attention, fatigue, test-taking behavior. Note anything affecting score interpretation.]</w:t>
      </w:r>
    </w:p>
    <w:p w:rsidR="00000000" w:rsidDel="00000000" w:rsidP="00000000" w:rsidRDefault="00000000" w:rsidRPr="00000000" w14:paraId="00000B8F">
      <w:pPr>
        <w:spacing w:after="240" w:before="240" w:lineRule="auto"/>
        <w:rPr/>
      </w:pPr>
      <w:r w:rsidDel="00000000" w:rsidR="00000000" w:rsidRPr="00000000">
        <w:rPr>
          <w:b w:val="1"/>
          <w:bCs w:val="1"/>
          <w:rtl w:val="0"/>
        </w:rPr>
        <w:t xml:space="preserve">VALIDITY:</w:t>
      </w:r>
      <w:r w:rsidDel="00000000" w:rsidR="00000000" w:rsidRPr="00000000">
        <w:rPr>
          <w:rtl w:val="0"/>
        </w:rPr>
        <w:t xml:space="preserve"> [Valid / Interpret with caution — specify reason]</w:t>
      </w:r>
    </w:p>
    <w:p w:rsidR="00000000" w:rsidDel="00000000" w:rsidP="00000000" w:rsidRDefault="00000000" w:rsidRPr="00000000" w14:paraId="00000B90">
      <w:pPr>
        <w:spacing w:after="240" w:before="240" w:lineRule="auto"/>
        <w:rPr>
          <w:b w:val="1"/>
          <w:bCs w:val="1"/>
        </w:rPr>
      </w:pPr>
      <w:r w:rsidDel="00000000" w:rsidR="00000000" w:rsidRPr="00000000">
        <w:rPr>
          <w:b w:val="1"/>
          <w:bCs w:val="1"/>
          <w:rtl w:val="0"/>
        </w:rPr>
        <w:t xml:space="preserve">TEST RESULTS:</w:t>
      </w:r>
    </w:p>
    <w:p w:rsidR="00000000" w:rsidDel="00000000" w:rsidP="00000000" w:rsidRDefault="00000000" w:rsidRPr="00000000" w14:paraId="00000B91">
      <w:pPr>
        <w:spacing w:after="240" w:before="240" w:lineRule="auto"/>
        <w:rPr>
          <w:i w:val="1"/>
          <w:iCs w:val="1"/>
        </w:rPr>
      </w:pPr>
      <w:r w:rsidDel="00000000" w:rsidR="00000000" w:rsidRPr="00000000">
        <w:rPr>
          <w:i w:val="1"/>
          <w:iCs w:val="1"/>
          <w:rtl w:val="0"/>
        </w:rPr>
        <w:t xml:space="preserve">[Organized by domain. Each: test name, standard score (SS), percentile, qualitative descriptor.]</w:t>
      </w:r>
    </w:p>
    <w:p w:rsidR="00000000" w:rsidDel="00000000" w:rsidP="00000000" w:rsidRDefault="00000000" w:rsidRPr="00000000" w14:paraId="00000B92">
      <w:pPr>
        <w:spacing w:after="240" w:before="240" w:lineRule="auto"/>
        <w:rPr>
          <w:b w:val="1"/>
          <w:bCs w:val="1"/>
        </w:rPr>
      </w:pPr>
      <w:r w:rsidDel="00000000" w:rsidR="00000000" w:rsidRPr="00000000">
        <w:rPr>
          <w:b w:val="1"/>
          <w:bCs w:val="1"/>
          <w:rtl w:val="0"/>
        </w:rPr>
        <w:t xml:space="preserve">Intellectual Functioning:</w:t>
      </w:r>
    </w:p>
    <w:p w:rsidR="00000000" w:rsidDel="00000000" w:rsidP="00000000" w:rsidRDefault="00000000" w:rsidRPr="00000000" w14:paraId="00000B93">
      <w:pPr>
        <w:spacing w:after="240" w:before="240" w:lineRule="auto"/>
        <w:rPr/>
      </w:pPr>
      <w:r w:rsidDel="00000000" w:rsidR="00000000" w:rsidRPr="00000000">
        <w:rPr>
          <w:rtl w:val="0"/>
        </w:rPr>
        <w:t xml:space="preserve">[Test] — FSIQ: [SS] ([%ile] — [descriptor]) | VCI: [SS] | VSI: [SS] | FRI: [SS] | WMI: [SS] | PSI: [SS]</w:t>
      </w:r>
    </w:p>
    <w:p w:rsidR="00000000" w:rsidDel="00000000" w:rsidP="00000000" w:rsidRDefault="00000000" w:rsidRPr="00000000" w14:paraId="00000B94">
      <w:pPr>
        <w:spacing w:after="240" w:before="240" w:lineRule="auto"/>
        <w:rPr>
          <w:b w:val="1"/>
          <w:bCs w:val="1"/>
        </w:rPr>
      </w:pPr>
      <w:r w:rsidDel="00000000" w:rsidR="00000000" w:rsidRPr="00000000">
        <w:rPr>
          <w:b w:val="1"/>
          <w:bCs w:val="1"/>
          <w:rtl w:val="0"/>
        </w:rPr>
        <w:t xml:space="preserve">Attention / Executive Function:</w:t>
      </w:r>
    </w:p>
    <w:p w:rsidR="00000000" w:rsidDel="00000000" w:rsidP="00000000" w:rsidRDefault="00000000" w:rsidRPr="00000000" w14:paraId="00000B95">
      <w:pPr>
        <w:spacing w:after="240" w:before="240" w:lineRule="auto"/>
        <w:rPr/>
      </w:pPr>
      <w:r w:rsidDel="00000000" w:rsidR="00000000" w:rsidRPr="00000000">
        <w:rPr>
          <w:rtl w:val="0"/>
        </w:rPr>
        <w:t xml:space="preserve">[Tests, scores, descriptors — summarized by domain]</w:t>
      </w:r>
    </w:p>
    <w:p w:rsidR="00000000" w:rsidDel="00000000" w:rsidP="00000000" w:rsidRDefault="00000000" w:rsidRPr="00000000" w14:paraId="00000B96">
      <w:pPr>
        <w:spacing w:after="240" w:before="240" w:lineRule="auto"/>
        <w:rPr>
          <w:b w:val="1"/>
          <w:bCs w:val="1"/>
        </w:rPr>
      </w:pPr>
      <w:r w:rsidDel="00000000" w:rsidR="00000000" w:rsidRPr="00000000">
        <w:rPr>
          <w:b w:val="1"/>
          <w:bCs w:val="1"/>
          <w:rtl w:val="0"/>
        </w:rPr>
        <w:t xml:space="preserve">Learning and Memory:</w:t>
      </w:r>
    </w:p>
    <w:p w:rsidR="00000000" w:rsidDel="00000000" w:rsidP="00000000" w:rsidRDefault="00000000" w:rsidRPr="00000000" w14:paraId="00000B97">
      <w:pPr>
        <w:spacing w:after="240" w:before="240" w:lineRule="auto"/>
        <w:rPr/>
      </w:pPr>
      <w:r w:rsidDel="00000000" w:rsidR="00000000" w:rsidRPr="00000000">
        <w:rPr>
          <w:rtl w:val="0"/>
        </w:rPr>
        <w:t xml:space="preserve">[Encoding, delayed recall, recognition — scores and descriptors]</w:t>
      </w:r>
    </w:p>
    <w:p w:rsidR="00000000" w:rsidDel="00000000" w:rsidP="00000000" w:rsidRDefault="00000000" w:rsidRPr="00000000" w14:paraId="00000B98">
      <w:pPr>
        <w:spacing w:after="240" w:before="240" w:lineRule="auto"/>
        <w:rPr>
          <w:b w:val="1"/>
          <w:bCs w:val="1"/>
        </w:rPr>
      </w:pPr>
      <w:r w:rsidDel="00000000" w:rsidR="00000000" w:rsidRPr="00000000">
        <w:rPr>
          <w:b w:val="1"/>
          <w:bCs w:val="1"/>
          <w:rtl w:val="0"/>
        </w:rPr>
        <w:t xml:space="preserve">Language:</w:t>
      </w:r>
    </w:p>
    <w:p w:rsidR="00000000" w:rsidDel="00000000" w:rsidP="00000000" w:rsidRDefault="00000000" w:rsidRPr="00000000" w14:paraId="00000B99">
      <w:pPr>
        <w:spacing w:after="240" w:before="240" w:lineRule="auto"/>
        <w:rPr/>
      </w:pPr>
      <w:r w:rsidDel="00000000" w:rsidR="00000000" w:rsidRPr="00000000">
        <w:rPr>
          <w:rtl w:val="0"/>
        </w:rPr>
        <w:t xml:space="preserve">[Receptive, expressive, naming, fluency — scores and descriptors]</w:t>
      </w:r>
    </w:p>
    <w:p w:rsidR="00000000" w:rsidDel="00000000" w:rsidP="00000000" w:rsidRDefault="00000000" w:rsidRPr="00000000" w14:paraId="00000B9A">
      <w:pPr>
        <w:spacing w:after="240" w:before="240" w:lineRule="auto"/>
        <w:rPr>
          <w:b w:val="1"/>
          <w:bCs w:val="1"/>
        </w:rPr>
      </w:pPr>
      <w:r w:rsidDel="00000000" w:rsidR="00000000" w:rsidRPr="00000000">
        <w:rPr>
          <w:b w:val="1"/>
          <w:bCs w:val="1"/>
          <w:rtl w:val="0"/>
        </w:rPr>
        <w:t xml:space="preserve">Visuospatial / Motor:</w:t>
      </w:r>
    </w:p>
    <w:p w:rsidR="00000000" w:rsidDel="00000000" w:rsidP="00000000" w:rsidRDefault="00000000" w:rsidRPr="00000000" w14:paraId="00000B9B">
      <w:pPr>
        <w:spacing w:after="240" w:before="240" w:lineRule="auto"/>
        <w:rPr/>
      </w:pPr>
      <w:r w:rsidDel="00000000" w:rsidR="00000000" w:rsidRPr="00000000">
        <w:rPr>
          <w:rtl w:val="0"/>
        </w:rPr>
        <w:t xml:space="preserve">[Scores and descriptors]</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Academic Achievement:</w:t>
      </w:r>
    </w:p>
    <w:p w:rsidR="00000000" w:rsidDel="00000000" w:rsidP="00000000" w:rsidRDefault="00000000" w:rsidRPr="00000000" w14:paraId="00000B9D">
      <w:pPr>
        <w:spacing w:after="240" w:before="240" w:lineRule="auto"/>
        <w:rPr/>
      </w:pPr>
      <w:r w:rsidDel="00000000" w:rsidR="00000000" w:rsidRPr="00000000">
        <w:rPr>
          <w:rtl w:val="0"/>
        </w:rPr>
        <w:t xml:space="preserve">[Reading, Math, Writing — scores and descriptors]</w:t>
      </w:r>
    </w:p>
    <w:p w:rsidR="00000000" w:rsidDel="00000000" w:rsidP="00000000" w:rsidRDefault="00000000" w:rsidRPr="00000000" w14:paraId="00000B9E">
      <w:pPr>
        <w:spacing w:after="240" w:before="240" w:lineRule="auto"/>
        <w:rPr>
          <w:b w:val="1"/>
          <w:bCs w:val="1"/>
        </w:rPr>
      </w:pPr>
      <w:r w:rsidDel="00000000" w:rsidR="00000000" w:rsidRPr="00000000">
        <w:rPr>
          <w:b w:val="1"/>
          <w:bCs w:val="1"/>
          <w:rtl w:val="0"/>
        </w:rPr>
        <w:t xml:space="preserve">Social-Emotional / Behavioral:</w:t>
      </w:r>
    </w:p>
    <w:p w:rsidR="00000000" w:rsidDel="00000000" w:rsidP="00000000" w:rsidRDefault="00000000" w:rsidRPr="00000000" w14:paraId="00000B9F">
      <w:pPr>
        <w:spacing w:after="240" w:before="240" w:lineRule="auto"/>
        <w:rPr/>
      </w:pPr>
      <w:r w:rsidDel="00000000" w:rsidR="00000000" w:rsidRPr="00000000">
        <w:rPr>
          <w:rtl w:val="0"/>
        </w:rPr>
        <w:t xml:space="preserve">[Rating scales — clinically elevated scales noted with T-scores and descriptors]</w:t>
      </w:r>
    </w:p>
    <w:p w:rsidR="00000000" w:rsidDel="00000000" w:rsidP="00000000" w:rsidRDefault="00000000" w:rsidRPr="00000000" w14:paraId="00000BA0">
      <w:pPr>
        <w:spacing w:after="240" w:before="240" w:lineRule="auto"/>
        <w:rPr>
          <w:b w:val="1"/>
          <w:bCs w:val="1"/>
        </w:rPr>
      </w:pPr>
      <w:r w:rsidDel="00000000" w:rsidR="00000000" w:rsidRPr="00000000">
        <w:rPr>
          <w:b w:val="1"/>
          <w:bCs w:val="1"/>
          <w:rtl w:val="0"/>
        </w:rPr>
        <w:t xml:space="preserve">DIAGNOSTIC FORMULATION:</w:t>
      </w:r>
    </w:p>
    <w:p w:rsidR="00000000" w:rsidDel="00000000" w:rsidP="00000000" w:rsidRDefault="00000000" w:rsidRPr="00000000" w14:paraId="00000BA1">
      <w:pPr>
        <w:spacing w:after="240" w:before="240" w:lineRule="auto"/>
        <w:rPr>
          <w:i w:val="1"/>
          <w:iCs w:val="1"/>
        </w:rPr>
      </w:pPr>
      <w:r w:rsidDel="00000000" w:rsidR="00000000" w:rsidRPr="00000000">
        <w:rPr>
          <w:i w:val="1"/>
          <w:iCs w:val="1"/>
          <w:rtl w:val="0"/>
        </w:rPr>
        <w:t xml:space="preserve">[1–2 paragraphs. Integrate results with history and observations to answer the referral question. Explain pattern of strengths/weaknesses. State diagnoses supported and ruled out.]</w:t>
      </w:r>
    </w:p>
    <w:p w:rsidR="00000000" w:rsidDel="00000000" w:rsidP="00000000" w:rsidRDefault="00000000" w:rsidRPr="00000000" w14:paraId="00000BA2">
      <w:pPr>
        <w:spacing w:after="240" w:before="240" w:lineRule="auto"/>
        <w:rPr/>
      </w:pPr>
      <w:r w:rsidDel="00000000" w:rsidR="00000000" w:rsidRPr="00000000">
        <w:rPr>
          <w:rtl w:val="0"/>
        </w:rPr>
        <w:t xml:space="preserve">[Integrated interpretation — pattern analysis, diagnostic conclusions, differential reasoning]</w:t>
      </w:r>
    </w:p>
    <w:p w:rsidR="00000000" w:rsidDel="00000000" w:rsidP="00000000" w:rsidRDefault="00000000" w:rsidRPr="00000000" w14:paraId="00000BA3">
      <w:pPr>
        <w:spacing w:after="240" w:before="240" w:lineRule="auto"/>
        <w:rPr>
          <w:b w:val="1"/>
          <w:bCs w:val="1"/>
        </w:rPr>
      </w:pPr>
      <w:r w:rsidDel="00000000" w:rsidR="00000000" w:rsidRPr="00000000">
        <w:rPr>
          <w:b w:val="1"/>
          <w:bCs w:val="1"/>
          <w:rtl w:val="0"/>
        </w:rPr>
        <w:t xml:space="preserve">DIAGNOSES:</w:t>
      </w:r>
    </w:p>
    <w:p w:rsidR="00000000" w:rsidDel="00000000" w:rsidP="00000000" w:rsidRDefault="00000000" w:rsidRPr="00000000" w14:paraId="00000BA4">
      <w:pPr>
        <w:spacing w:after="240" w:before="240" w:lineRule="auto"/>
        <w:rPr/>
      </w:pPr>
      <w:r w:rsidDel="00000000" w:rsidR="00000000" w:rsidRPr="00000000">
        <w:rPr>
          <w:rtl w:val="0"/>
        </w:rPr>
        <w:t xml:space="preserve">[DSM-5 diagnosis — code and name]</w:t>
      </w:r>
    </w:p>
    <w:p w:rsidR="00000000" w:rsidDel="00000000" w:rsidP="00000000" w:rsidRDefault="00000000" w:rsidRPr="00000000" w14:paraId="00000BA5">
      <w:pPr>
        <w:spacing w:after="240" w:before="240" w:lineRule="auto"/>
        <w:rPr/>
      </w:pPr>
      <w:r w:rsidDel="00000000" w:rsidR="00000000" w:rsidRPr="00000000">
        <w:rPr>
          <w:rtl w:val="0"/>
        </w:rPr>
        <w:t xml:space="preserve">[Additional diagnoses if applicable]</w:t>
      </w:r>
    </w:p>
    <w:p w:rsidR="00000000" w:rsidDel="00000000" w:rsidP="00000000" w:rsidRDefault="00000000" w:rsidRPr="00000000" w14:paraId="00000BA6">
      <w:pPr>
        <w:spacing w:after="240" w:before="240" w:lineRule="auto"/>
        <w:rPr/>
      </w:pPr>
      <w:r w:rsidDel="00000000" w:rsidR="00000000" w:rsidRPr="00000000">
        <w:rPr>
          <w:rtl w:val="0"/>
        </w:rPr>
        <w:t xml:space="preserve">[Rule-outs if applicable]</w:t>
      </w:r>
    </w:p>
    <w:p w:rsidR="00000000" w:rsidDel="00000000" w:rsidP="00000000" w:rsidRDefault="00000000" w:rsidRPr="00000000" w14:paraId="00000BA7">
      <w:pPr>
        <w:spacing w:after="240" w:before="240" w:lineRule="auto"/>
        <w:rPr>
          <w:b w:val="1"/>
          <w:bCs w:val="1"/>
        </w:rPr>
      </w:pPr>
      <w:r w:rsidDel="00000000" w:rsidR="00000000" w:rsidRPr="00000000">
        <w:rPr>
          <w:b w:val="1"/>
          <w:bCs w:val="1"/>
          <w:rtl w:val="0"/>
        </w:rPr>
        <w:t xml:space="preserve">RECOMMENDATIONS:</w:t>
      </w:r>
    </w:p>
    <w:p w:rsidR="00000000" w:rsidDel="00000000" w:rsidP="00000000" w:rsidRDefault="00000000" w:rsidRPr="00000000" w14:paraId="00000BA8">
      <w:pPr>
        <w:numPr>
          <w:ilvl w:val="0"/>
          <w:numId w:val="2"/>
        </w:numPr>
        <w:spacing w:after="0" w:before="240" w:lineRule="auto"/>
        <w:ind w:left="720" w:hanging="360"/>
        <w:rPr/>
      </w:pPr>
      <w:r w:rsidDel="00000000" w:rsidR="00000000" w:rsidRPr="00000000">
        <w:rPr>
          <w:rtl w:val="0"/>
        </w:rPr>
        <w:t xml:space="preserve">[Specific, actionable recommendation tied to findings]</w:t>
      </w:r>
    </w:p>
    <w:p w:rsidR="00000000" w:rsidDel="00000000" w:rsidP="00000000" w:rsidRDefault="00000000" w:rsidRPr="00000000" w14:paraId="00000BA9">
      <w:pPr>
        <w:numPr>
          <w:ilvl w:val="0"/>
          <w:numId w:val="2"/>
        </w:numPr>
        <w:spacing w:after="0" w:before="0" w:lineRule="auto"/>
        <w:ind w:left="720" w:hanging="360"/>
        <w:rPr/>
      </w:pPr>
      <w:r w:rsidDel="00000000" w:rsidR="00000000" w:rsidRPr="00000000">
        <w:rPr>
          <w:rtl w:val="0"/>
        </w:rPr>
        <w:t xml:space="preserve">[Recommendation]</w:t>
      </w:r>
    </w:p>
    <w:p w:rsidR="00000000" w:rsidDel="00000000" w:rsidP="00000000" w:rsidRDefault="00000000" w:rsidRPr="00000000" w14:paraId="00000BAA">
      <w:pPr>
        <w:numPr>
          <w:ilvl w:val="0"/>
          <w:numId w:val="2"/>
        </w:numPr>
        <w:spacing w:after="0" w:before="0" w:lineRule="auto"/>
        <w:ind w:left="720" w:hanging="360"/>
        <w:rPr/>
      </w:pPr>
      <w:r w:rsidDel="00000000" w:rsidR="00000000" w:rsidRPr="00000000">
        <w:rPr>
          <w:rtl w:val="0"/>
        </w:rPr>
        <w:t xml:space="preserve">[Recommendation]</w:t>
      </w:r>
    </w:p>
    <w:p w:rsidR="00000000" w:rsidDel="00000000" w:rsidP="00000000" w:rsidRDefault="00000000" w:rsidRPr="00000000" w14:paraId="00000BAB">
      <w:pPr>
        <w:numPr>
          <w:ilvl w:val="0"/>
          <w:numId w:val="2"/>
        </w:numPr>
        <w:spacing w:after="240" w:before="0" w:lineRule="auto"/>
        <w:ind w:left="720" w:hanging="360"/>
        <w:rPr/>
      </w:pPr>
      <w:r w:rsidDel="00000000" w:rsidR="00000000" w:rsidRPr="00000000">
        <w:rPr>
          <w:rtl w:val="0"/>
        </w:rPr>
        <w:t xml:space="preserve">[Re-evaluation timeline]</w:t>
      </w:r>
    </w:p>
    <w:p w:rsidR="00000000" w:rsidDel="00000000" w:rsidP="00000000" w:rsidRDefault="00000000" w:rsidRPr="00000000" w14:paraId="00000BAC">
      <w:pPr>
        <w:spacing w:after="240" w:before="240" w:lineRule="auto"/>
        <w:rPr/>
      </w:pPr>
      <w:r w:rsidDel="00000000" w:rsidR="00000000" w:rsidRPr="00000000">
        <w:rPr>
          <w:rtl w:val="0"/>
        </w:rPr>
        <w:t xml:space="preserve">[...]</w:t>
      </w:r>
    </w:p>
    <w:p w:rsidR="00000000" w:rsidDel="00000000" w:rsidP="00000000" w:rsidRDefault="00000000" w:rsidRPr="00000000" w14:paraId="00000BAD">
      <w:pPr>
        <w:spacing w:after="240" w:before="240" w:lineRule="auto"/>
        <w:rPr/>
      </w:pPr>
      <w:r w:rsidDel="00000000" w:rsidR="00000000" w:rsidRPr="00000000">
        <w:rPr>
          <w:rtl w:val="0"/>
        </w:rPr>
        <w:t xml:space="preserve">Electronically signed by: [Name, PhD / PsyD]</w:t>
      </w:r>
    </w:p>
    <w:p w:rsidR="00000000" w:rsidDel="00000000" w:rsidP="00000000" w:rsidRDefault="00000000" w:rsidRPr="00000000" w14:paraId="00000BAE">
      <w:pPr>
        <w:spacing w:after="240" w:before="240" w:lineRule="auto"/>
        <w:rPr/>
      </w:pPr>
      <w:r w:rsidDel="00000000" w:rsidR="00000000" w:rsidRPr="00000000">
        <w:rPr>
          <w:rtl w:val="0"/>
        </w:rPr>
        <w:t xml:space="preserve">Date: [MM/DD/YYYY]</w:t>
      </w:r>
    </w:p>
    <w:p w:rsidR="00000000" w:rsidDel="00000000" w:rsidP="00000000" w:rsidRDefault="00000000" w:rsidRPr="00000000" w14:paraId="00000BA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3pvrcfj/wi3j0NnMo3Vm5Sr3g==">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YbpM0o8CiRhcHBsaWNhdGlvbi92bmQuZ29vZ2xlLWFwcHMuZG9jcy5tZHMaFMLX2uQBDhoMCggKAldyEAEYABABWgxkeWFtaTNmenJybTFyAiAAeACCARRzdWdnZXN0LjIxYjB2aXo5a3psZpoBBggAEAAYALABALgBAMgBABi4m/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